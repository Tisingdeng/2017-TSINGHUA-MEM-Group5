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color w:val="000000" w:themeColor="text1"/>
          <w:sz w:val="32"/>
          <w:szCs w:val="32"/>
        </w:rPr>
        <w:id w:val="-2146422200"/>
        <w:docPartObj>
          <w:docPartGallery w:val="Cover Pages"/>
          <w:docPartUnique/>
        </w:docPartObj>
      </w:sdtPr>
      <w:sdtEndPr>
        <w:rPr>
          <w:b/>
          <w:color w:val="auto"/>
          <w:sz w:val="44"/>
          <w:szCs w:val="44"/>
        </w:rPr>
      </w:sdtEndPr>
      <w:sdtContent>
        <w:p w14:paraId="71841D1F" w14:textId="77777777" w:rsidR="00DE2844" w:rsidRDefault="00E871E2">
          <w:pPr>
            <w:jc w:val="right"/>
            <w:rPr>
              <w:color w:val="000000" w:themeColor="text1"/>
              <w:sz w:val="32"/>
              <w:szCs w:val="32"/>
            </w:rPr>
          </w:pPr>
          <w:sdt>
            <w:sdtPr>
              <w:rPr>
                <w:color w:val="000000" w:themeColor="text1"/>
                <w:sz w:val="32"/>
                <w:szCs w:val="32"/>
              </w:rPr>
              <w:alias w:val="日期"/>
              <w:id w:val="19000712"/>
              <w:dataBinding w:prefixMappings="xmlns:ns0='http://schemas.microsoft.com/office/2006/coverPageProps'" w:xpath="/ns0:CoverPageProperties[1]/ns0:PublishDate[1]" w:storeItemID="{55AF091B-3C7A-41E3-B477-F2FDAA23CFDA}"/>
              <w:date w:fullDate="2017-09-03T00:00:00Z">
                <w:dateFormat w:val="yyyy-M-d"/>
                <w:lid w:val="zh-CN"/>
                <w:storeMappedDataAs w:val="dateTime"/>
                <w:calendar w:val="gregorian"/>
              </w:date>
            </w:sdtPr>
            <w:sdtContent>
              <w:r w:rsidR="00DE2844">
                <w:rPr>
                  <w:rFonts w:hint="eastAsia"/>
                  <w:color w:val="000000" w:themeColor="text1"/>
                  <w:sz w:val="32"/>
                  <w:szCs w:val="32"/>
                </w:rPr>
                <w:t>2017-9-3</w:t>
              </w:r>
            </w:sdtContent>
          </w:sdt>
          <w:r w:rsidR="00973150">
            <w:rPr>
              <w:noProof/>
              <w:color w:val="EEECE1" w:themeColor="background2"/>
              <w:sz w:val="32"/>
              <w:szCs w:val="32"/>
            </w:rPr>
            <mc:AlternateContent>
              <mc:Choice Requires="wpg">
                <w:drawing>
                  <wp:anchor distT="0" distB="0" distL="114300" distR="114300" simplePos="0" relativeHeight="251698176" behindDoc="1" locked="0" layoutInCell="0" allowOverlap="1" wp14:anchorId="11CFDFAF" wp14:editId="6EC507F3">
                    <wp:simplePos x="0" y="0"/>
                    <wp:positionH relativeFrom="page">
                      <wp:align>center</wp:align>
                    </wp:positionH>
                    <wp:positionV relativeFrom="page">
                      <wp:align>center</wp:align>
                    </wp:positionV>
                    <wp:extent cx="7560310" cy="10692130"/>
                    <wp:effectExtent l="0" t="0" r="2540" b="0"/>
                    <wp:wrapNone/>
                    <wp:docPr id="383" name="组 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60310" cy="10692130"/>
                              <a:chOff x="0" y="0"/>
                              <a:chExt cx="12240" cy="15840"/>
                            </a:xfrm>
                          </wpg:grpSpPr>
                          <wps:wsp>
                            <wps:cNvPr id="384" name="Rectangle 40"/>
                            <wps:cNvSpPr>
                              <a:spLocks noChangeArrowheads="1"/>
                            </wps:cNvSpPr>
                            <wps:spPr bwMode="auto">
                              <a:xfrm>
                                <a:off x="0" y="0"/>
                                <a:ext cx="12240" cy="15840"/>
                              </a:xfrm>
                              <a:prstGeom prst="rect">
                                <a:avLst/>
                              </a:prstGeom>
                              <a:solidFill>
                                <a:schemeClr val="accent4">
                                  <a:lumMod val="75000"/>
                                </a:schemeClr>
                              </a:solidFill>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5" name="Rectangle 41"/>
                            <wps:cNvSpPr>
                              <a:spLocks noChangeArrowheads="1"/>
                            </wps:cNvSpPr>
                            <wps:spPr bwMode="auto">
                              <a:xfrm>
                                <a:off x="612" y="638"/>
                                <a:ext cx="11016" cy="14564"/>
                              </a:xfrm>
                              <a:prstGeom prst="rect">
                                <a:avLst/>
                              </a:prstGeom>
                              <a:solidFill>
                                <a:srgbClr val="FFFFFF"/>
                              </a:solidFill>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100000</wp14:pctWidth>
                    </wp14:sizeRelH>
                    <wp14:sizeRelV relativeFrom="page">
                      <wp14:pctHeight>100000</wp14:pctHeight>
                    </wp14:sizeRelV>
                  </wp:anchor>
                </w:drawing>
              </mc:Choice>
              <mc:Fallback>
                <w:pict>
                  <v:group id="组 39" o:spid="_x0000_s1026" style="position:absolute;left:0;text-align:left;margin-left:0;margin-top:0;width:595.3pt;height:841.9pt;z-index:-251618304;mso-width-percent:1000;mso-height-percent:1000;mso-position-horizontal:center;mso-position-horizontal-relative:page;mso-position-vertical:center;mso-position-vertical-relative:page;mso-width-percent:1000;mso-height-percent:1000" coordsize="12240,15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" o:allowincell="f">
                    <v:rect id="Rectangle 40" o:spid="_x0000_s1027" style="position:absolute;width:12240;height:158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glRsUA&#10;AADcAAAADwAAAGRycy9kb3ducmV2LnhtbESPQWvCQBSE74X+h+UJvdWNWkOIbkIVBAtSWvXg8ZF9&#10;JsHs27C7avrv3UKhx2FmvmGW5WA6cSPnW8sKJuMEBHFldcu1guNh85qB8AFZY2eZFPyQh7J4flpi&#10;ru2dv+m2D7WIEPY5KmhC6HMpfdWQQT+2PXH0ztYZDFG6WmqH9wg3nZwmSSoNthwXGuxp3VB12V+N&#10;gvXJyTllu2076I/ZZzDp12qeKvUyGt4XIAIN4T/8195qBbPsDX7PxCMgi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5CCVGxQAAANwAAAAPAAAAAAAAAAAAAAAAAJgCAABkcnMv&#10;ZG93bnJldi54bWxQSwUGAAAAAAQABAD1AAAAigMAAAAA&#10;" fillcolor="#5f497a [2407]" stroked="f"/>
                    <v:rect id="Rectangle 41" o:spid="_x0000_s1028" style="position:absolute;left:612;top:638;width:11016;height:14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2huE8QA&#10;AADcAAAADwAAAGRycy9kb3ducmV2LnhtbESPT4vCMBTE7wt+h/AEb2viuhatRpEFQdA9+Ae8Pppn&#10;W2xeahO1fvuNsOBxmJnfMLNFaytxp8aXjjUM+goEceZMybmG42H1OQbhA7LByjFpeJKHxbzzMcPU&#10;uAfv6L4PuYgQ9ilqKEKoUyl9VpBF33c1cfTOrrEYomxyaRp8RLit5JdSibRYclwosKafgrLL/mY1&#10;YPJtrr/n4fawuSU4yVu1Gp2U1r1uu5yCCNSGd/i/vTYahuMRvM7EIyDn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NobhPEAAAA3AAAAA8AAAAAAAAAAAAAAAAAmAIAAGRycy9k&#10;b3ducmV2LnhtbFBLBQYAAAAABAAEAPUAAACJAwAAAAA=&#10;" stroked="f"/>
                    <w10:wrap anchorx="page" anchory="page"/>
                  </v:group>
                </w:pict>
              </mc:Fallback>
            </mc:AlternateContent>
          </w:r>
        </w:p>
        <w:tbl>
          <w:tblPr>
            <w:tblpPr w:leftFromText="187" w:rightFromText="187" w:horzAnchor="margin" w:tblpXSpec="center" w:tblpYSpec="bottom"/>
            <w:tblOverlap w:val="never"/>
            <w:tblW w:w="0" w:type="auto"/>
            <w:tblLook w:val="04A0" w:firstRow="1" w:lastRow="0" w:firstColumn="1" w:lastColumn="0" w:noHBand="0" w:noVBand="1"/>
          </w:tblPr>
          <w:tblGrid>
            <w:gridCol w:w="8522"/>
          </w:tblGrid>
          <w:tr w:rsidR="00DE2844" w14:paraId="589FE5A4" w14:textId="77777777">
            <w:trPr>
              <w:trHeight w:val="360"/>
            </w:trPr>
            <w:tc>
              <w:tcPr>
                <w:tcW w:w="9576" w:type="dxa"/>
              </w:tcPr>
              <w:p w14:paraId="745E16DC" w14:textId="77777777" w:rsidR="00DE2844" w:rsidRDefault="00E871E2" w:rsidP="00DE2844">
                <w:pPr>
                  <w:pStyle w:val="ae"/>
                  <w:jc w:val="center"/>
                  <w:rPr>
                    <w:color w:val="000000" w:themeColor="text1"/>
                    <w:sz w:val="32"/>
                    <w:szCs w:val="32"/>
                  </w:rPr>
                </w:pPr>
                <w:sdt>
                  <w:sdtPr>
                    <w:rPr>
                      <w:color w:val="000000" w:themeColor="text1"/>
                      <w:sz w:val="32"/>
                      <w:szCs w:val="32"/>
                    </w:rPr>
                    <w:alias w:val="副标题"/>
                    <w:id w:val="19000717"/>
                    <w:dataBinding w:prefixMappings="xmlns:ns0='http://schemas.openxmlformats.org/package/2006/metadata/core-properties' xmlns:ns1='http://purl.org/dc/elements/1.1/'" w:xpath="/ns0:coreProperties[1]/ns1:subject[1]" w:storeItemID="{6C3C8BC8-F283-45AE-878A-BAB7291924A1}"/>
                    <w:text/>
                  </w:sdtPr>
                  <w:sdtContent>
                    <w:r w:rsidR="00DE2844">
                      <w:rPr>
                        <w:rFonts w:hint="eastAsia"/>
                        <w:color w:val="000000" w:themeColor="text1"/>
                        <w:sz w:val="32"/>
                        <w:szCs w:val="32"/>
                      </w:rPr>
                      <w:t>2017</w:t>
                    </w:r>
                    <w:r w:rsidR="00DE2844">
                      <w:rPr>
                        <w:rFonts w:hint="eastAsia"/>
                        <w:color w:val="000000" w:themeColor="text1"/>
                        <w:sz w:val="32"/>
                        <w:szCs w:val="32"/>
                      </w:rPr>
                      <w:t>年</w:t>
                    </w:r>
                    <w:r w:rsidR="00DE2844">
                      <w:rPr>
                        <w:rFonts w:hint="eastAsia"/>
                        <w:color w:val="000000" w:themeColor="text1"/>
                        <w:sz w:val="32"/>
                        <w:szCs w:val="32"/>
                      </w:rPr>
                      <w:t>MEM</w:t>
                    </w:r>
                  </w:sdtContent>
                </w:sdt>
                <w:r w:rsidR="00DE2844">
                  <w:rPr>
                    <w:color w:val="000000" w:themeColor="text1"/>
                    <w:sz w:val="32"/>
                    <w:szCs w:val="32"/>
                    <w:lang w:val="zh-CN"/>
                  </w:rPr>
                  <w:t xml:space="preserve">| </w:t>
                </w:r>
                <w:sdt>
                  <w:sdtPr>
                    <w:rPr>
                      <w:rFonts w:hint="eastAsia"/>
                      <w:color w:val="000000" w:themeColor="text1"/>
                      <w:sz w:val="32"/>
                      <w:szCs w:val="32"/>
                    </w:rPr>
                    <w:alias w:val="作者"/>
                    <w:id w:val="19000724"/>
                    <w:dataBinding w:prefixMappings="xmlns:ns0='http://schemas.openxmlformats.org/package/2006/metadata/core-properties' xmlns:ns1='http://purl.org/dc/elements/1.1/'" w:xpath="/ns0:coreProperties[1]/ns1:creator[1]" w:storeItemID="{6C3C8BC8-F283-45AE-878A-BAB7291924A1}"/>
                    <w:text/>
                  </w:sdtPr>
                  <w:sdtContent>
                    <w:r w:rsidR="00DE2844">
                      <w:rPr>
                        <w:rFonts w:hint="eastAsia"/>
                        <w:color w:val="000000" w:themeColor="text1"/>
                        <w:sz w:val="32"/>
                        <w:szCs w:val="32"/>
                      </w:rPr>
                      <w:t>第一批</w:t>
                    </w:r>
                    <w:r w:rsidR="00DE2844">
                      <w:rPr>
                        <w:rFonts w:hint="eastAsia"/>
                        <w:color w:val="000000" w:themeColor="text1"/>
                        <w:sz w:val="32"/>
                        <w:szCs w:val="32"/>
                      </w:rPr>
                      <w:t>XLP</w:t>
                    </w:r>
                    <w:r w:rsidR="00DE2844">
                      <w:rPr>
                        <w:rFonts w:hint="eastAsia"/>
                        <w:color w:val="000000" w:themeColor="text1"/>
                        <w:sz w:val="32"/>
                        <w:szCs w:val="32"/>
                      </w:rPr>
                      <w:t>班级</w:t>
                    </w:r>
                  </w:sdtContent>
                </w:sdt>
              </w:p>
            </w:tc>
          </w:tr>
        </w:tbl>
        <w:p w14:paraId="093997D4" w14:textId="77777777" w:rsidR="00DE2844" w:rsidRDefault="00DE2844">
          <w:pPr>
            <w:widowControl/>
            <w:jc w:val="left"/>
            <w:rPr>
              <w:b/>
              <w:sz w:val="44"/>
              <w:szCs w:val="44"/>
            </w:rPr>
          </w:pPr>
          <w:r>
            <w:rPr>
              <w:noProof/>
              <w:color w:val="EEECE1" w:themeColor="background2"/>
              <w:sz w:val="32"/>
              <w:szCs w:val="32"/>
            </w:rPr>
            <w:drawing>
              <wp:anchor distT="0" distB="0" distL="114300" distR="114300" simplePos="0" relativeHeight="251700224" behindDoc="1" locked="0" layoutInCell="1" allowOverlap="1" wp14:anchorId="17CEEB24" wp14:editId="781F9346">
                <wp:simplePos x="0" y="0"/>
                <wp:positionH relativeFrom="page">
                  <wp:align>center</wp:align>
                </wp:positionH>
                <wp:positionV relativeFrom="page">
                  <wp:posOffset>4108108</wp:posOffset>
                </wp:positionV>
                <wp:extent cx="4879568" cy="2743199"/>
                <wp:effectExtent l="0" t="0" r="0" b="635"/>
                <wp:wrapNone/>
                <wp:docPr id="297" name="图片 27"/>
                <wp:cNvGraphicFramePr/>
                <a:graphic xmlns:a="http://schemas.openxmlformats.org/drawingml/2006/main">
                  <a:graphicData uri="http://schemas.openxmlformats.org/drawingml/2006/picture">
                    <pic:pic xmlns:pic="http://schemas.openxmlformats.org/drawingml/2006/picture">
                      <pic:nvPicPr>
                        <pic:cNvPr id="0" name="10 Transcend.jpg"/>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4879568" cy="2743199"/>
                        </a:xfrm>
                        <a:prstGeom prst="rect">
                          <a:avLst/>
                        </a:prstGeom>
                      </pic:spPr>
                    </pic:pic>
                  </a:graphicData>
                </a:graphic>
              </wp:anchor>
            </w:drawing>
          </w:r>
          <w:r w:rsidR="00973150">
            <w:rPr>
              <w:noProof/>
              <w:color w:val="EEECE1" w:themeColor="background2"/>
              <w:sz w:val="32"/>
              <w:szCs w:val="32"/>
            </w:rPr>
            <mc:AlternateContent>
              <mc:Choice Requires="wps">
                <w:drawing>
                  <wp:anchor distT="0" distB="0" distL="114300" distR="114300" simplePos="0" relativeHeight="251699200" behindDoc="0" locked="0" layoutInCell="0" allowOverlap="1" wp14:anchorId="6E61E468" wp14:editId="3C844CE9">
                    <wp:simplePos x="0" y="0"/>
                    <wp:positionH relativeFrom="page">
                      <wp:posOffset>390525</wp:posOffset>
                    </wp:positionH>
                    <wp:positionV relativeFrom="page">
                      <wp:posOffset>4561840</wp:posOffset>
                    </wp:positionV>
                    <wp:extent cx="6804025" cy="694690"/>
                    <wp:effectExtent l="0" t="0" r="0" b="0"/>
                    <wp:wrapNone/>
                    <wp:docPr id="296" name="矩形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04025" cy="694690"/>
                            </a:xfrm>
                            <a:prstGeom prst="rect">
                              <a:avLst/>
                            </a:prstGeom>
                            <a:solidFill>
                              <a:srgbClr val="A5A5A5">
                                <a:alpha val="89999"/>
                              </a:srgbClr>
                            </a:solidFill>
                            <a:extLst>
                              <a:ext uri="{91240B29-F687-4f45-9708-019B960494DF}">
                                <a14:hiddenLine xmlns:a14="http://schemas.microsoft.com/office/drawing/2010/main" w="9525">
                                  <a:solidFill>
                                    <a:srgbClr val="000000"/>
                                  </a:solidFill>
                                  <a:miter lim="800000"/>
                                  <a:headEnd/>
                                  <a:tailEnd/>
                                </a14:hiddenLine>
                              </a:ext>
                            </a:extLst>
                          </wps:spPr>
                          <wps:txbx>
                            <w:txbxContent>
                              <w:tbl>
                                <w:tblPr>
                                  <w:tblW w:w="5000" w:type="pct"/>
                                  <w:tblCellMar>
                                    <w:left w:w="360" w:type="dxa"/>
                                    <w:right w:w="360" w:type="dxa"/>
                                  </w:tblCellMar>
                                  <w:tblLook w:val="04A0" w:firstRow="1" w:lastRow="0" w:firstColumn="1" w:lastColumn="0" w:noHBand="0" w:noVBand="1"/>
                                </w:tblPr>
                                <w:tblGrid>
                                  <w:gridCol w:w="2146"/>
                                  <w:gridCol w:w="8584"/>
                                </w:tblGrid>
                                <w:tr w:rsidR="003A7706" w14:paraId="6C0B15F0" w14:textId="77777777">
                                  <w:trPr>
                                    <w:trHeight w:val="1080"/>
                                  </w:trPr>
                                  <w:sdt>
                                    <w:sdtPr>
                                      <w:rPr>
                                        <w:smallCaps/>
                                        <w:sz w:val="40"/>
                                        <w:szCs w:val="40"/>
                                      </w:rPr>
                                      <w:alias w:val="公司"/>
                                      <w:id w:val="-1979842562"/>
                                      <w:showingPlcHdr/>
                                      <w:dataBinding w:prefixMappings="xmlns:ns0='http://schemas.openxmlformats.org/officeDocument/2006/extended-properties'" w:xpath="/ns0:Properties[1]/ns0:Company[1]" w:storeItemID="{6668398D-A668-4E3E-A5EB-62B293D839F1}"/>
                                      <w:text/>
                                    </w:sdtPr>
                                    <w:sdtContent>
                                      <w:tc>
                                        <w:tcPr>
                                          <w:tcW w:w="1000" w:type="pct"/>
                                          <w:shd w:val="clear" w:color="auto" w:fill="000000" w:themeFill="text1"/>
                                          <w:vAlign w:val="center"/>
                                        </w:tcPr>
                                        <w:p w14:paraId="032523B7" w14:textId="77777777" w:rsidR="003A7706" w:rsidRDefault="003A7706" w:rsidP="00F56CD1">
                                          <w:pPr>
                                            <w:pStyle w:val="ae"/>
                                            <w:rPr>
                                              <w:smallCaps/>
                                              <w:sz w:val="40"/>
                                              <w:szCs w:val="40"/>
                                            </w:rPr>
                                          </w:pPr>
                                          <w:r>
                                            <w:rPr>
                                              <w:smallCaps/>
                                              <w:sz w:val="40"/>
                                              <w:szCs w:val="40"/>
                                            </w:rPr>
                                            <w:t xml:space="preserve">     </w:t>
                                          </w:r>
                                        </w:p>
                                      </w:tc>
                                    </w:sdtContent>
                                  </w:sdt>
                                  <w:sdt>
                                    <w:sdtPr>
                                      <w:rPr>
                                        <w:smallCaps/>
                                        <w:color w:val="FFFFFF" w:themeColor="background1"/>
                                        <w:sz w:val="48"/>
                                        <w:szCs w:val="48"/>
                                      </w:rPr>
                                      <w:alias w:val="标题"/>
                                      <w:id w:val="592595783"/>
                                      <w:dataBinding w:prefixMappings="xmlns:ns0='http://schemas.openxmlformats.org/package/2006/metadata/core-properties' xmlns:ns1='http://purl.org/dc/elements/1.1/'" w:xpath="/ns0:coreProperties[1]/ns1:title[1]" w:storeItemID="{6C3C8BC8-F283-45AE-878A-BAB7291924A1}"/>
                                      <w:text/>
                                    </w:sdtPr>
                                    <w:sdtContent>
                                      <w:tc>
                                        <w:tcPr>
                                          <w:tcW w:w="4000" w:type="pct"/>
                                          <w:shd w:val="clear" w:color="auto" w:fill="auto"/>
                                          <w:vAlign w:val="center"/>
                                        </w:tcPr>
                                        <w:p w14:paraId="42D7CE1D" w14:textId="77777777" w:rsidR="003A7706" w:rsidRDefault="003A7706">
                                          <w:pPr>
                                            <w:pStyle w:val="ae"/>
                                            <w:rPr>
                                              <w:smallCaps/>
                                              <w:color w:val="FFFFFF" w:themeColor="background1"/>
                                              <w:sz w:val="48"/>
                                              <w:szCs w:val="48"/>
                                            </w:rPr>
                                          </w:pPr>
                                          <w:r>
                                            <w:rPr>
                                              <w:rFonts w:hint="eastAsia"/>
                                              <w:smallCaps/>
                                              <w:color w:val="FFFFFF" w:themeColor="background1"/>
                                              <w:sz w:val="48"/>
                                              <w:szCs w:val="48"/>
                                            </w:rPr>
                                            <w:t>清华大学</w:t>
                                          </w:r>
                                          <w:r>
                                            <w:rPr>
                                              <w:rFonts w:hint="eastAsia"/>
                                              <w:smallCaps/>
                                              <w:color w:val="FFFFFF" w:themeColor="background1"/>
                                              <w:sz w:val="48"/>
                                              <w:szCs w:val="48"/>
                                            </w:rPr>
                                            <w:t>MEM</w:t>
                                          </w:r>
                                          <w:r>
                                            <w:rPr>
                                              <w:rFonts w:hint="eastAsia"/>
                                              <w:smallCaps/>
                                              <w:color w:val="FFFFFF" w:themeColor="background1"/>
                                              <w:sz w:val="48"/>
                                              <w:szCs w:val="48"/>
                                            </w:rPr>
                                            <w:t>宪章</w:t>
                                          </w:r>
                                        </w:p>
                                      </w:tc>
                                    </w:sdtContent>
                                  </w:sdt>
                                </w:tr>
                              </w:tbl>
                              <w:p w14:paraId="00557C25" w14:textId="77777777" w:rsidR="003A7706" w:rsidRDefault="003A7706">
                                <w:pPr>
                                  <w:pStyle w:val="ae"/>
                                  <w:spacing w:line="14" w:lineRule="exact"/>
                                </w:pPr>
                              </w:p>
                            </w:txbxContent>
                          </wps:txbx>
                          <wps:bodyPr rot="0" vert="horz" wrap="square" lIns="228600" tIns="0" rIns="228600" bIns="0" anchor="t" anchorCtr="0" upright="1">
                            <a:spAutoFit/>
                          </wps:bodyPr>
                        </wps:wsp>
                      </a:graphicData>
                    </a:graphic>
                    <wp14:sizeRelH relativeFrom="page">
                      <wp14:pctWidth>90000</wp14:pctWidth>
                    </wp14:sizeRelH>
                    <wp14:sizeRelV relativeFrom="page">
                      <wp14:pctHeight>0</wp14:pctHeight>
                    </wp14:sizeRelV>
                  </wp:anchor>
                </w:drawing>
              </mc:Choice>
              <mc:Fallback>
                <w:pict>
                  <v:rect id="矩形 42" o:spid="_x0000_s1026" style="position:absolute;margin-left:30.75pt;margin-top:359.2pt;width:535.75pt;height:54.7pt;z-index:251699200;visibility:visible;mso-wrap-style:square;mso-width-percent:900;mso-height-percent:0;mso-wrap-distance-left:9pt;mso-wrap-distance-top:0;mso-wrap-distance-right:9pt;mso-wrap-distance-bottom:0;mso-position-horizontal:absolute;mso-position-horizontal-relative:page;mso-position-vertical:absolute;mso-position-vertical-relative:page;mso-width-percent:90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" o:allowincell="f" fillcolor="#a5a5a5" stroked="f">
                    <v:fill opacity="58853f"/>
                    <v:textbox style="mso-fit-shape-to-text:t" inset="18pt,0,18pt,0">
                      <w:txbxContent>
                        <w:tbl>
                          <w:tblPr>
                            <w:tblW w:w="5000" w:type="pct"/>
                            <w:tblCellMar>
                              <w:left w:w="360" w:type="dxa"/>
                              <w:right w:w="360" w:type="dxa"/>
                            </w:tblCellMar>
                            <w:tblLook w:val="04A0" w:firstRow="1" w:lastRow="0" w:firstColumn="1" w:lastColumn="0" w:noHBand="0" w:noVBand="1"/>
                          </w:tblPr>
                          <w:tblGrid>
                            <w:gridCol w:w="2146"/>
                            <w:gridCol w:w="8584"/>
                          </w:tblGrid>
                          <w:tr w:rsidR="003A7706" w14:paraId="6C0B15F0" w14:textId="77777777">
                            <w:trPr>
                              <w:trHeight w:val="1080"/>
                            </w:trPr>
                            <w:sdt>
                              <w:sdtPr>
                                <w:rPr>
                                  <w:smallCaps/>
                                  <w:sz w:val="40"/>
                                  <w:szCs w:val="40"/>
                                </w:rPr>
                                <w:alias w:val="公司"/>
                                <w:id w:val="-1979842562"/>
                                <w:showingPlcHdr/>
                                <w:dataBinding w:prefixMappings="xmlns:ns0='http://schemas.openxmlformats.org/officeDocument/2006/extended-properties'" w:xpath="/ns0:Properties[1]/ns0:Company[1]" w:storeItemID="{6668398D-A668-4E3E-A5EB-62B293D839F1}"/>
                                <w:text/>
                              </w:sdtPr>
                              <w:sdtContent>
                                <w:tc>
                                  <w:tcPr>
                                    <w:tcW w:w="1000" w:type="pct"/>
                                    <w:shd w:val="clear" w:color="auto" w:fill="000000" w:themeFill="text1"/>
                                    <w:vAlign w:val="center"/>
                                  </w:tcPr>
                                  <w:p w14:paraId="032523B7" w14:textId="77777777" w:rsidR="003A7706" w:rsidRDefault="003A7706" w:rsidP="00F56CD1">
                                    <w:pPr>
                                      <w:pStyle w:val="ae"/>
                                      <w:rPr>
                                        <w:smallCaps/>
                                        <w:sz w:val="40"/>
                                        <w:szCs w:val="40"/>
                                      </w:rPr>
                                    </w:pPr>
                                    <w:r>
                                      <w:rPr>
                                        <w:smallCaps/>
                                        <w:sz w:val="40"/>
                                        <w:szCs w:val="40"/>
                                      </w:rPr>
                                      <w:t xml:space="preserve">     </w:t>
                                    </w:r>
                                  </w:p>
                                </w:tc>
                              </w:sdtContent>
                            </w:sdt>
                            <w:sdt>
                              <w:sdtPr>
                                <w:rPr>
                                  <w:smallCaps/>
                                  <w:color w:val="FFFFFF" w:themeColor="background1"/>
                                  <w:sz w:val="48"/>
                                  <w:szCs w:val="48"/>
                                </w:rPr>
                                <w:alias w:val="标题"/>
                                <w:id w:val="592595783"/>
                                <w:dataBinding w:prefixMappings="xmlns:ns0='http://schemas.openxmlformats.org/package/2006/metadata/core-properties' xmlns:ns1='http://purl.org/dc/elements/1.1/'" w:xpath="/ns0:coreProperties[1]/ns1:title[1]" w:storeItemID="{6C3C8BC8-F283-45AE-878A-BAB7291924A1}"/>
                                <w:text/>
                              </w:sdtPr>
                              <w:sdtContent>
                                <w:tc>
                                  <w:tcPr>
                                    <w:tcW w:w="4000" w:type="pct"/>
                                    <w:shd w:val="clear" w:color="auto" w:fill="auto"/>
                                    <w:vAlign w:val="center"/>
                                  </w:tcPr>
                                  <w:p w14:paraId="42D7CE1D" w14:textId="77777777" w:rsidR="003A7706" w:rsidRDefault="003A7706">
                                    <w:pPr>
                                      <w:pStyle w:val="ae"/>
                                      <w:rPr>
                                        <w:smallCaps/>
                                        <w:color w:val="FFFFFF" w:themeColor="background1"/>
                                        <w:sz w:val="48"/>
                                        <w:szCs w:val="48"/>
                                      </w:rPr>
                                    </w:pPr>
                                    <w:r>
                                      <w:rPr>
                                        <w:rFonts w:hint="eastAsia"/>
                                        <w:smallCaps/>
                                        <w:color w:val="FFFFFF" w:themeColor="background1"/>
                                        <w:sz w:val="48"/>
                                        <w:szCs w:val="48"/>
                                      </w:rPr>
                                      <w:t>清华大学</w:t>
                                    </w:r>
                                    <w:r>
                                      <w:rPr>
                                        <w:rFonts w:hint="eastAsia"/>
                                        <w:smallCaps/>
                                        <w:color w:val="FFFFFF" w:themeColor="background1"/>
                                        <w:sz w:val="48"/>
                                        <w:szCs w:val="48"/>
                                      </w:rPr>
                                      <w:t>MEM</w:t>
                                    </w:r>
                                    <w:r>
                                      <w:rPr>
                                        <w:rFonts w:hint="eastAsia"/>
                                        <w:smallCaps/>
                                        <w:color w:val="FFFFFF" w:themeColor="background1"/>
                                        <w:sz w:val="48"/>
                                        <w:szCs w:val="48"/>
                                      </w:rPr>
                                      <w:t>宪章</w:t>
                                    </w:r>
                                  </w:p>
                                </w:tc>
                              </w:sdtContent>
                            </w:sdt>
                          </w:tr>
                        </w:tbl>
                        <w:p w14:paraId="00557C25" w14:textId="77777777" w:rsidR="003A7706" w:rsidRDefault="003A7706">
                          <w:pPr>
                            <w:pStyle w:val="ae"/>
                            <w:spacing w:line="14" w:lineRule="exact"/>
                          </w:pPr>
                        </w:p>
                      </w:txbxContent>
                    </v:textbox>
                    <w10:wrap anchorx="page" anchory="page"/>
                  </v:rect>
                </w:pict>
              </mc:Fallback>
            </mc:AlternateContent>
          </w:r>
          <w:r>
            <w:rPr>
              <w:b/>
              <w:sz w:val="44"/>
              <w:szCs w:val="44"/>
            </w:rPr>
            <w:br w:type="page"/>
          </w:r>
        </w:p>
      </w:sdtContent>
    </w:sdt>
    <w:p w14:paraId="01824BEE" w14:textId="77777777" w:rsidR="00561143" w:rsidRDefault="00561143" w:rsidP="00561143">
      <w:pPr>
        <w:widowControl/>
        <w:spacing w:before="100" w:beforeAutospacing="1" w:after="100" w:afterAutospacing="1"/>
        <w:jc w:val="center"/>
        <w:outlineLvl w:val="2"/>
        <w:rPr>
          <w:rFonts w:asciiTheme="minorEastAsia" w:hAnsiTheme="minorEastAsia"/>
          <w:b/>
          <w:bCs/>
          <w:kern w:val="36"/>
          <w:sz w:val="48"/>
          <w:szCs w:val="48"/>
        </w:rPr>
      </w:pPr>
    </w:p>
    <w:p w14:paraId="7EA78781" w14:textId="77777777" w:rsidR="00561143" w:rsidRDefault="00561143" w:rsidP="00376B97">
      <w:pPr>
        <w:widowControl/>
        <w:spacing w:before="100" w:beforeAutospacing="1" w:after="100" w:afterAutospacing="1"/>
        <w:outlineLvl w:val="2"/>
        <w:rPr>
          <w:rFonts w:asciiTheme="minorEastAsia" w:hAnsiTheme="minorEastAsia"/>
          <w:b/>
          <w:bCs/>
          <w:kern w:val="36"/>
          <w:sz w:val="48"/>
          <w:szCs w:val="48"/>
        </w:rPr>
      </w:pPr>
    </w:p>
    <w:p w14:paraId="7C0659D8" w14:textId="77777777" w:rsidR="00FB6BA2" w:rsidRDefault="00FB6BA2" w:rsidP="00376B97">
      <w:pPr>
        <w:widowControl/>
        <w:spacing w:before="100" w:beforeAutospacing="1" w:after="100" w:afterAutospacing="1"/>
        <w:outlineLvl w:val="2"/>
        <w:rPr>
          <w:rFonts w:asciiTheme="minorEastAsia" w:hAnsiTheme="minorEastAsia"/>
          <w:b/>
          <w:bCs/>
          <w:kern w:val="36"/>
          <w:sz w:val="48"/>
          <w:szCs w:val="48"/>
        </w:rPr>
      </w:pPr>
    </w:p>
    <w:p w14:paraId="1AB1B420" w14:textId="77777777" w:rsidR="00561143" w:rsidRDefault="00561143" w:rsidP="00561143">
      <w:pPr>
        <w:widowControl/>
        <w:spacing w:before="100" w:beforeAutospacing="1" w:after="100" w:afterAutospacing="1"/>
        <w:jc w:val="center"/>
        <w:outlineLvl w:val="2"/>
        <w:rPr>
          <w:rFonts w:asciiTheme="minorEastAsia" w:hAnsiTheme="minorEastAsia"/>
          <w:b/>
          <w:bCs/>
          <w:kern w:val="36"/>
          <w:sz w:val="48"/>
          <w:szCs w:val="48"/>
        </w:rPr>
      </w:pPr>
      <w:bookmarkStart w:id="0" w:name="_Toc492150968"/>
      <w:bookmarkStart w:id="1" w:name="_Toc492152367"/>
      <w:bookmarkStart w:id="2" w:name="_Toc492180892"/>
      <w:r w:rsidRPr="00B573A2">
        <w:rPr>
          <w:rFonts w:asciiTheme="minorEastAsia" w:eastAsiaTheme="minorEastAsia" w:hAnsiTheme="minorEastAsia"/>
          <w:b/>
          <w:bCs/>
          <w:kern w:val="36"/>
          <w:sz w:val="48"/>
          <w:szCs w:val="48"/>
        </w:rPr>
        <w:t>清华大学MEM班级宪章</w:t>
      </w:r>
      <w:bookmarkEnd w:id="0"/>
      <w:bookmarkEnd w:id="1"/>
      <w:bookmarkEnd w:id="2"/>
    </w:p>
    <w:p w14:paraId="2E57DE75" w14:textId="77777777" w:rsidR="00561143" w:rsidRPr="003261F8" w:rsidRDefault="00561143" w:rsidP="00561143">
      <w:pPr>
        <w:widowControl/>
        <w:spacing w:before="100" w:beforeAutospacing="1" w:after="100" w:afterAutospacing="1"/>
        <w:jc w:val="center"/>
        <w:outlineLvl w:val="2"/>
        <w:rPr>
          <w:rFonts w:asciiTheme="minorEastAsia" w:hAnsiTheme="minorEastAsia" w:cs="宋体"/>
          <w:b/>
          <w:bCs/>
          <w:kern w:val="0"/>
          <w:sz w:val="44"/>
          <w:szCs w:val="44"/>
        </w:rPr>
      </w:pPr>
      <w:bookmarkStart w:id="3" w:name="_Toc492150969"/>
      <w:bookmarkStart w:id="4" w:name="_Toc492152368"/>
      <w:bookmarkStart w:id="5" w:name="_Toc492180893"/>
      <w:r w:rsidRPr="003261F8">
        <w:rPr>
          <w:rFonts w:asciiTheme="minorEastAsia" w:hAnsiTheme="minorEastAsia" w:cs="宋体" w:hint="eastAsia"/>
          <w:b/>
          <w:bCs/>
          <w:kern w:val="0"/>
          <w:sz w:val="44"/>
          <w:szCs w:val="44"/>
        </w:rPr>
        <w:t>(2017</w:t>
      </w:r>
      <w:r w:rsidR="00F47842">
        <w:rPr>
          <w:rFonts w:asciiTheme="minorEastAsia" w:hAnsiTheme="minorEastAsia" w:cs="宋体" w:hint="eastAsia"/>
          <w:b/>
          <w:bCs/>
          <w:kern w:val="0"/>
          <w:sz w:val="44"/>
          <w:szCs w:val="44"/>
        </w:rPr>
        <w:t>.</w:t>
      </w:r>
      <w:r w:rsidR="00376B97">
        <w:rPr>
          <w:rFonts w:asciiTheme="minorEastAsia" w:hAnsiTheme="minorEastAsia" w:cs="宋体" w:hint="eastAsia"/>
          <w:b/>
          <w:bCs/>
          <w:kern w:val="0"/>
          <w:sz w:val="44"/>
          <w:szCs w:val="44"/>
        </w:rPr>
        <w:t>V1.00</w:t>
      </w:r>
      <w:r w:rsidRPr="003261F8">
        <w:rPr>
          <w:rFonts w:asciiTheme="minorEastAsia" w:hAnsiTheme="minorEastAsia" w:cs="宋体" w:hint="eastAsia"/>
          <w:b/>
          <w:bCs/>
          <w:kern w:val="0"/>
          <w:sz w:val="44"/>
          <w:szCs w:val="44"/>
        </w:rPr>
        <w:t>)</w:t>
      </w:r>
      <w:bookmarkEnd w:id="3"/>
      <w:bookmarkEnd w:id="4"/>
      <w:bookmarkEnd w:id="5"/>
    </w:p>
    <w:p w14:paraId="7BFDF622" w14:textId="77777777" w:rsidR="00561143" w:rsidRDefault="00561143" w:rsidP="00561143">
      <w:pPr>
        <w:widowControl/>
        <w:spacing w:before="100" w:beforeAutospacing="1" w:after="100" w:afterAutospacing="1"/>
        <w:jc w:val="center"/>
        <w:outlineLvl w:val="2"/>
        <w:rPr>
          <w:rFonts w:asciiTheme="minorEastAsia" w:hAnsiTheme="minorEastAsia" w:cs="宋体"/>
          <w:b/>
          <w:bCs/>
          <w:kern w:val="0"/>
          <w:sz w:val="27"/>
          <w:szCs w:val="27"/>
        </w:rPr>
      </w:pPr>
    </w:p>
    <w:p w14:paraId="58D86911" w14:textId="77777777" w:rsidR="00F56CD1" w:rsidRDefault="00F56CD1" w:rsidP="00561143">
      <w:pPr>
        <w:widowControl/>
        <w:spacing w:before="100" w:beforeAutospacing="1" w:after="100" w:afterAutospacing="1"/>
        <w:jc w:val="center"/>
        <w:outlineLvl w:val="2"/>
        <w:rPr>
          <w:rFonts w:asciiTheme="minorEastAsia" w:hAnsiTheme="minorEastAsia" w:cs="宋体"/>
          <w:b/>
          <w:bCs/>
          <w:kern w:val="0"/>
          <w:sz w:val="27"/>
          <w:szCs w:val="27"/>
        </w:rPr>
      </w:pPr>
    </w:p>
    <w:p w14:paraId="01438E9E" w14:textId="77777777" w:rsidR="00F56CD1" w:rsidRDefault="00F56CD1" w:rsidP="00561143">
      <w:pPr>
        <w:widowControl/>
        <w:spacing w:before="100" w:beforeAutospacing="1" w:after="100" w:afterAutospacing="1"/>
        <w:jc w:val="center"/>
        <w:outlineLvl w:val="2"/>
        <w:rPr>
          <w:rFonts w:asciiTheme="minorEastAsia" w:hAnsiTheme="minorEastAsia" w:cs="宋体"/>
          <w:b/>
          <w:bCs/>
          <w:kern w:val="0"/>
          <w:sz w:val="27"/>
          <w:szCs w:val="27"/>
        </w:rPr>
      </w:pPr>
    </w:p>
    <w:p w14:paraId="17C2E3EC" w14:textId="77777777" w:rsidR="00F56CD1" w:rsidRDefault="00F56CD1" w:rsidP="00561143">
      <w:pPr>
        <w:widowControl/>
        <w:spacing w:before="100" w:beforeAutospacing="1" w:after="100" w:afterAutospacing="1"/>
        <w:jc w:val="center"/>
        <w:outlineLvl w:val="2"/>
        <w:rPr>
          <w:rFonts w:asciiTheme="minorEastAsia" w:hAnsiTheme="minorEastAsia" w:cs="宋体"/>
          <w:b/>
          <w:bCs/>
          <w:kern w:val="0"/>
          <w:sz w:val="27"/>
          <w:szCs w:val="27"/>
        </w:rPr>
      </w:pPr>
    </w:p>
    <w:p w14:paraId="2AAE81C5" w14:textId="77777777" w:rsidR="00F56CD1" w:rsidRDefault="00F56CD1" w:rsidP="00561143">
      <w:pPr>
        <w:widowControl/>
        <w:spacing w:before="100" w:beforeAutospacing="1" w:after="100" w:afterAutospacing="1"/>
        <w:jc w:val="center"/>
        <w:outlineLvl w:val="2"/>
        <w:rPr>
          <w:rFonts w:asciiTheme="minorEastAsia" w:hAnsiTheme="minorEastAsia" w:cs="宋体"/>
          <w:b/>
          <w:bCs/>
          <w:kern w:val="0"/>
          <w:sz w:val="27"/>
          <w:szCs w:val="27"/>
        </w:rPr>
      </w:pPr>
    </w:p>
    <w:p w14:paraId="03B527EB" w14:textId="77777777" w:rsidR="003261F8" w:rsidRDefault="003261F8" w:rsidP="00561143">
      <w:pPr>
        <w:widowControl/>
        <w:spacing w:before="100" w:beforeAutospacing="1" w:after="100" w:afterAutospacing="1"/>
        <w:jc w:val="center"/>
        <w:outlineLvl w:val="2"/>
        <w:rPr>
          <w:rFonts w:asciiTheme="minorEastAsia" w:hAnsiTheme="minorEastAsia" w:cs="宋体"/>
          <w:b/>
          <w:bCs/>
          <w:kern w:val="0"/>
          <w:sz w:val="44"/>
          <w:szCs w:val="44"/>
        </w:rPr>
      </w:pPr>
    </w:p>
    <w:p w14:paraId="57C906D3" w14:textId="77777777" w:rsidR="00561143" w:rsidRPr="00185EF0" w:rsidRDefault="00376B97" w:rsidP="00561143">
      <w:pPr>
        <w:widowControl/>
        <w:spacing w:before="100" w:beforeAutospacing="1" w:after="100" w:afterAutospacing="1"/>
        <w:jc w:val="center"/>
        <w:outlineLvl w:val="2"/>
        <w:rPr>
          <w:rFonts w:asciiTheme="minorEastAsia" w:hAnsiTheme="minorEastAsia" w:cs="宋体"/>
          <w:b/>
          <w:bCs/>
          <w:kern w:val="0"/>
          <w:sz w:val="44"/>
          <w:szCs w:val="44"/>
        </w:rPr>
      </w:pPr>
      <w:bookmarkStart w:id="6" w:name="_Toc492150970"/>
      <w:bookmarkStart w:id="7" w:name="_Toc492152369"/>
      <w:bookmarkStart w:id="8" w:name="_Toc492180894"/>
      <w:r>
        <w:rPr>
          <w:rFonts w:asciiTheme="minorEastAsia" w:hAnsiTheme="minorEastAsia" w:cs="宋体" w:hint="eastAsia"/>
          <w:b/>
          <w:bCs/>
          <w:kern w:val="0"/>
          <w:sz w:val="44"/>
          <w:szCs w:val="44"/>
        </w:rPr>
        <w:t>起草</w:t>
      </w:r>
      <w:r w:rsidR="00561143" w:rsidRPr="00185EF0">
        <w:rPr>
          <w:rFonts w:asciiTheme="minorEastAsia" w:hAnsiTheme="minorEastAsia" w:cs="宋体" w:hint="eastAsia"/>
          <w:b/>
          <w:bCs/>
          <w:kern w:val="0"/>
          <w:sz w:val="44"/>
          <w:szCs w:val="44"/>
        </w:rPr>
        <w:t>日期：</w:t>
      </w:r>
      <w:r w:rsidR="00561143" w:rsidRPr="00185EF0">
        <w:rPr>
          <w:rFonts w:asciiTheme="minorEastAsia" w:hAnsiTheme="minorEastAsia" w:cs="宋体"/>
          <w:b/>
          <w:bCs/>
          <w:kern w:val="0"/>
          <w:sz w:val="44"/>
          <w:szCs w:val="44"/>
        </w:rPr>
        <w:t>2017</w:t>
      </w:r>
      <w:r w:rsidR="00185EF0">
        <w:rPr>
          <w:rFonts w:asciiTheme="minorEastAsia" w:hAnsiTheme="minorEastAsia" w:cs="宋体" w:hint="eastAsia"/>
          <w:b/>
          <w:bCs/>
          <w:kern w:val="0"/>
          <w:sz w:val="44"/>
          <w:szCs w:val="44"/>
        </w:rPr>
        <w:t>年9月</w:t>
      </w:r>
      <w:bookmarkEnd w:id="6"/>
      <w:bookmarkEnd w:id="7"/>
      <w:bookmarkEnd w:id="8"/>
    </w:p>
    <w:p w14:paraId="5617A16F" w14:textId="77777777" w:rsidR="003261F8" w:rsidRDefault="00561143">
      <w:pPr>
        <w:widowControl/>
        <w:jc w:val="left"/>
      </w:pPr>
      <w:r>
        <w:br w:type="page"/>
      </w:r>
    </w:p>
    <w:p w14:paraId="6398FA23" w14:textId="77777777" w:rsidR="003261F8" w:rsidRDefault="003261F8" w:rsidP="003261F8">
      <w:pPr>
        <w:widowControl/>
        <w:jc w:val="center"/>
        <w:rPr>
          <w:b/>
          <w:sz w:val="44"/>
          <w:szCs w:val="44"/>
        </w:rPr>
      </w:pPr>
    </w:p>
    <w:p w14:paraId="7EC0F03F" w14:textId="77777777" w:rsidR="00561143" w:rsidRDefault="003261F8" w:rsidP="003261F8">
      <w:pPr>
        <w:widowControl/>
        <w:jc w:val="center"/>
        <w:rPr>
          <w:b/>
          <w:sz w:val="44"/>
          <w:szCs w:val="44"/>
        </w:rPr>
      </w:pPr>
      <w:r w:rsidRPr="003261F8">
        <w:rPr>
          <w:rFonts w:hint="eastAsia"/>
          <w:b/>
          <w:sz w:val="44"/>
          <w:szCs w:val="44"/>
        </w:rPr>
        <w:t>目录</w:t>
      </w:r>
    </w:p>
    <w:p w14:paraId="4ACD916E" w14:textId="77777777" w:rsidR="00FB6BA2" w:rsidRPr="00FB6BA2" w:rsidRDefault="00490B52" w:rsidP="00FB6BA2">
      <w:pPr>
        <w:pStyle w:val="31"/>
        <w:tabs>
          <w:tab w:val="right" w:leader="dot" w:pos="8296"/>
        </w:tabs>
        <w:ind w:leftChars="0" w:left="0"/>
        <w:jc w:val="left"/>
        <w:rPr>
          <w:rFonts w:asciiTheme="minorEastAsia" w:eastAsiaTheme="minorEastAsia" w:hAnsiTheme="minorEastAsia" w:cstheme="minorBidi"/>
          <w:noProof/>
          <w:sz w:val="28"/>
        </w:rPr>
      </w:pPr>
      <w:r w:rsidRPr="002F5E78">
        <w:rPr>
          <w:b/>
          <w:sz w:val="28"/>
          <w:szCs w:val="28"/>
        </w:rPr>
        <w:fldChar w:fldCharType="begin"/>
      </w:r>
      <w:r w:rsidR="003261F8" w:rsidRPr="002F5E78">
        <w:rPr>
          <w:b/>
          <w:sz w:val="28"/>
          <w:szCs w:val="28"/>
        </w:rPr>
        <w:instrText xml:space="preserve"> TOC \o "1-3" \h \z \u </w:instrText>
      </w:r>
      <w:r w:rsidRPr="002F5E78">
        <w:rPr>
          <w:b/>
          <w:sz w:val="28"/>
          <w:szCs w:val="28"/>
        </w:rPr>
        <w:fldChar w:fldCharType="separate"/>
      </w:r>
    </w:p>
    <w:p w14:paraId="4B50FC35" w14:textId="77777777" w:rsidR="00FB6BA2" w:rsidRPr="00FB6BA2" w:rsidRDefault="00E871E2" w:rsidP="00FB6BA2">
      <w:pPr>
        <w:pStyle w:val="11"/>
        <w:tabs>
          <w:tab w:val="right" w:leader="dot" w:pos="8296"/>
        </w:tabs>
        <w:ind w:left="-36"/>
        <w:jc w:val="left"/>
        <w:rPr>
          <w:rFonts w:asciiTheme="minorEastAsia" w:eastAsiaTheme="minorEastAsia" w:hAnsiTheme="minorEastAsia" w:cstheme="minorBidi"/>
          <w:noProof/>
          <w:sz w:val="28"/>
        </w:rPr>
      </w:pPr>
      <w:hyperlink w:anchor="_Toc492180895" w:history="1">
        <w:r w:rsidR="00FB6BA2" w:rsidRPr="00FB6BA2">
          <w:rPr>
            <w:rStyle w:val="af0"/>
            <w:rFonts w:asciiTheme="minorEastAsia" w:eastAsiaTheme="minorEastAsia" w:hAnsiTheme="minorEastAsia" w:hint="eastAsia"/>
            <w:noProof/>
            <w:sz w:val="28"/>
          </w:rPr>
          <w:t>序言</w:t>
        </w:r>
        <w:r w:rsidR="00FB6BA2" w:rsidRPr="00FB6BA2">
          <w:rPr>
            <w:rFonts w:asciiTheme="minorEastAsia" w:eastAsiaTheme="minorEastAsia" w:hAnsiTheme="minorEastAsia"/>
            <w:noProof/>
            <w:webHidden/>
            <w:sz w:val="28"/>
          </w:rPr>
          <w:tab/>
        </w:r>
        <w:r w:rsidR="00490B52" w:rsidRPr="00FB6BA2">
          <w:rPr>
            <w:rFonts w:asciiTheme="minorEastAsia" w:eastAsiaTheme="minorEastAsia" w:hAnsiTheme="minorEastAsia"/>
            <w:noProof/>
            <w:webHidden/>
            <w:sz w:val="28"/>
          </w:rPr>
          <w:fldChar w:fldCharType="begin"/>
        </w:r>
        <w:r w:rsidR="00FB6BA2" w:rsidRPr="00FB6BA2">
          <w:rPr>
            <w:rFonts w:asciiTheme="minorEastAsia" w:eastAsiaTheme="minorEastAsia" w:hAnsiTheme="minorEastAsia"/>
            <w:noProof/>
            <w:webHidden/>
            <w:sz w:val="28"/>
          </w:rPr>
          <w:instrText xml:space="preserve"> PAGEREF _Toc492180895 \h </w:instrText>
        </w:r>
        <w:r w:rsidR="00490B52" w:rsidRPr="00FB6BA2">
          <w:rPr>
            <w:rFonts w:asciiTheme="minorEastAsia" w:eastAsiaTheme="minorEastAsia" w:hAnsiTheme="minorEastAsia"/>
            <w:noProof/>
            <w:webHidden/>
            <w:sz w:val="28"/>
          </w:rPr>
        </w:r>
        <w:r w:rsidR="00490B52" w:rsidRPr="00FB6BA2">
          <w:rPr>
            <w:rFonts w:asciiTheme="minorEastAsia" w:eastAsiaTheme="minorEastAsia" w:hAnsiTheme="minorEastAsia"/>
            <w:noProof/>
            <w:webHidden/>
            <w:sz w:val="28"/>
          </w:rPr>
          <w:fldChar w:fldCharType="separate"/>
        </w:r>
        <w:r w:rsidR="0094493C">
          <w:rPr>
            <w:rFonts w:asciiTheme="minorEastAsia" w:eastAsiaTheme="minorEastAsia" w:hAnsiTheme="minorEastAsia"/>
            <w:noProof/>
            <w:webHidden/>
            <w:sz w:val="28"/>
          </w:rPr>
          <w:t>1</w:t>
        </w:r>
        <w:r w:rsidR="00490B52" w:rsidRPr="00FB6BA2">
          <w:rPr>
            <w:rFonts w:asciiTheme="minorEastAsia" w:eastAsiaTheme="minorEastAsia" w:hAnsiTheme="minorEastAsia"/>
            <w:noProof/>
            <w:webHidden/>
            <w:sz w:val="28"/>
          </w:rPr>
          <w:fldChar w:fldCharType="end"/>
        </w:r>
      </w:hyperlink>
    </w:p>
    <w:p w14:paraId="7CE84F86" w14:textId="77777777" w:rsidR="00FB6BA2" w:rsidRPr="00FB6BA2" w:rsidRDefault="00E871E2" w:rsidP="00FB6BA2">
      <w:pPr>
        <w:pStyle w:val="11"/>
        <w:tabs>
          <w:tab w:val="left" w:pos="1260"/>
          <w:tab w:val="right" w:leader="dot" w:pos="8296"/>
        </w:tabs>
        <w:ind w:left="-36"/>
        <w:jc w:val="left"/>
        <w:rPr>
          <w:rFonts w:asciiTheme="minorEastAsia" w:eastAsiaTheme="minorEastAsia" w:hAnsiTheme="minorEastAsia" w:cstheme="minorBidi"/>
          <w:noProof/>
          <w:sz w:val="28"/>
        </w:rPr>
      </w:pPr>
      <w:hyperlink w:anchor="_Toc492180896" w:history="1">
        <w:r w:rsidR="00FB6BA2" w:rsidRPr="00FB6BA2">
          <w:rPr>
            <w:rStyle w:val="af0"/>
            <w:rFonts w:asciiTheme="minorEastAsia" w:eastAsiaTheme="minorEastAsia" w:hAnsiTheme="minorEastAsia" w:cs="Arial" w:hint="eastAsia"/>
            <w:noProof/>
            <w:snapToGrid w:val="0"/>
            <w:w w:val="0"/>
            <w:kern w:val="0"/>
            <w:sz w:val="28"/>
          </w:rPr>
          <w:t>第一章．</w:t>
        </w:r>
        <w:r w:rsidR="00FB6BA2" w:rsidRPr="00FB6BA2">
          <w:rPr>
            <w:rFonts w:asciiTheme="minorEastAsia" w:eastAsiaTheme="minorEastAsia" w:hAnsiTheme="minorEastAsia" w:cstheme="minorBidi"/>
            <w:noProof/>
            <w:sz w:val="28"/>
          </w:rPr>
          <w:tab/>
        </w:r>
        <w:r w:rsidR="00FB6BA2" w:rsidRPr="00FB6BA2">
          <w:rPr>
            <w:rStyle w:val="af0"/>
            <w:rFonts w:asciiTheme="minorEastAsia" w:eastAsiaTheme="minorEastAsia" w:hAnsiTheme="minorEastAsia" w:hint="eastAsia"/>
            <w:noProof/>
            <w:sz w:val="28"/>
          </w:rPr>
          <w:t>总则</w:t>
        </w:r>
        <w:r w:rsidR="00FB6BA2" w:rsidRPr="00FB6BA2">
          <w:rPr>
            <w:rFonts w:asciiTheme="minorEastAsia" w:eastAsiaTheme="minorEastAsia" w:hAnsiTheme="minorEastAsia"/>
            <w:noProof/>
            <w:webHidden/>
            <w:sz w:val="28"/>
          </w:rPr>
          <w:tab/>
        </w:r>
        <w:r w:rsidR="00490B52" w:rsidRPr="00FB6BA2">
          <w:rPr>
            <w:rFonts w:asciiTheme="minorEastAsia" w:eastAsiaTheme="minorEastAsia" w:hAnsiTheme="minorEastAsia"/>
            <w:noProof/>
            <w:webHidden/>
            <w:sz w:val="28"/>
          </w:rPr>
          <w:fldChar w:fldCharType="begin"/>
        </w:r>
        <w:r w:rsidR="00FB6BA2" w:rsidRPr="00FB6BA2">
          <w:rPr>
            <w:rFonts w:asciiTheme="minorEastAsia" w:eastAsiaTheme="minorEastAsia" w:hAnsiTheme="minorEastAsia"/>
            <w:noProof/>
            <w:webHidden/>
            <w:sz w:val="28"/>
          </w:rPr>
          <w:instrText xml:space="preserve"> PAGEREF _Toc492180896 \h </w:instrText>
        </w:r>
        <w:r w:rsidR="00490B52" w:rsidRPr="00FB6BA2">
          <w:rPr>
            <w:rFonts w:asciiTheme="minorEastAsia" w:eastAsiaTheme="minorEastAsia" w:hAnsiTheme="minorEastAsia"/>
            <w:noProof/>
            <w:webHidden/>
            <w:sz w:val="28"/>
          </w:rPr>
        </w:r>
        <w:r w:rsidR="00490B52" w:rsidRPr="00FB6BA2">
          <w:rPr>
            <w:rFonts w:asciiTheme="minorEastAsia" w:eastAsiaTheme="minorEastAsia" w:hAnsiTheme="minorEastAsia"/>
            <w:noProof/>
            <w:webHidden/>
            <w:sz w:val="28"/>
          </w:rPr>
          <w:fldChar w:fldCharType="separate"/>
        </w:r>
        <w:r w:rsidR="0094493C">
          <w:rPr>
            <w:rFonts w:asciiTheme="minorEastAsia" w:eastAsiaTheme="minorEastAsia" w:hAnsiTheme="minorEastAsia"/>
            <w:noProof/>
            <w:webHidden/>
            <w:sz w:val="28"/>
          </w:rPr>
          <w:t>2</w:t>
        </w:r>
        <w:r w:rsidR="00490B52" w:rsidRPr="00FB6BA2">
          <w:rPr>
            <w:rFonts w:asciiTheme="minorEastAsia" w:eastAsiaTheme="minorEastAsia" w:hAnsiTheme="minorEastAsia"/>
            <w:noProof/>
            <w:webHidden/>
            <w:sz w:val="28"/>
          </w:rPr>
          <w:fldChar w:fldCharType="end"/>
        </w:r>
      </w:hyperlink>
    </w:p>
    <w:p w14:paraId="773FB273" w14:textId="77777777" w:rsidR="00FB6BA2" w:rsidRPr="00FB6BA2" w:rsidRDefault="00E871E2" w:rsidP="00FB6BA2">
      <w:pPr>
        <w:pStyle w:val="11"/>
        <w:tabs>
          <w:tab w:val="left" w:pos="1260"/>
          <w:tab w:val="right" w:leader="dot" w:pos="8296"/>
        </w:tabs>
        <w:ind w:left="-36"/>
        <w:jc w:val="left"/>
        <w:rPr>
          <w:rFonts w:asciiTheme="minorEastAsia" w:eastAsiaTheme="minorEastAsia" w:hAnsiTheme="minorEastAsia" w:cstheme="minorBidi"/>
          <w:noProof/>
          <w:sz w:val="28"/>
        </w:rPr>
      </w:pPr>
      <w:hyperlink w:anchor="_Toc492180897" w:history="1">
        <w:r w:rsidR="00FB6BA2" w:rsidRPr="00FB6BA2">
          <w:rPr>
            <w:rStyle w:val="af0"/>
            <w:rFonts w:asciiTheme="minorEastAsia" w:eastAsiaTheme="minorEastAsia" w:hAnsiTheme="minorEastAsia" w:cs="Arial" w:hint="eastAsia"/>
            <w:noProof/>
            <w:snapToGrid w:val="0"/>
            <w:w w:val="0"/>
            <w:kern w:val="0"/>
            <w:sz w:val="28"/>
          </w:rPr>
          <w:t>第二章．</w:t>
        </w:r>
        <w:r w:rsidR="00FB6BA2" w:rsidRPr="00FB6BA2">
          <w:rPr>
            <w:rFonts w:asciiTheme="minorEastAsia" w:eastAsiaTheme="minorEastAsia" w:hAnsiTheme="minorEastAsia" w:cstheme="minorBidi"/>
            <w:noProof/>
            <w:sz w:val="28"/>
          </w:rPr>
          <w:tab/>
        </w:r>
        <w:r w:rsidR="00FB6BA2" w:rsidRPr="00FB6BA2">
          <w:rPr>
            <w:rStyle w:val="af0"/>
            <w:rFonts w:asciiTheme="minorEastAsia" w:eastAsiaTheme="minorEastAsia" w:hAnsiTheme="minorEastAsia" w:hint="eastAsia"/>
            <w:noProof/>
            <w:sz w:val="28"/>
          </w:rPr>
          <w:t>组织架构</w:t>
        </w:r>
        <w:r w:rsidR="00FB6BA2" w:rsidRPr="00FB6BA2">
          <w:rPr>
            <w:rFonts w:asciiTheme="minorEastAsia" w:eastAsiaTheme="minorEastAsia" w:hAnsiTheme="minorEastAsia"/>
            <w:noProof/>
            <w:webHidden/>
            <w:sz w:val="28"/>
          </w:rPr>
          <w:tab/>
        </w:r>
        <w:r w:rsidR="00490B52" w:rsidRPr="00FB6BA2">
          <w:rPr>
            <w:rFonts w:asciiTheme="minorEastAsia" w:eastAsiaTheme="minorEastAsia" w:hAnsiTheme="minorEastAsia"/>
            <w:noProof/>
            <w:webHidden/>
            <w:sz w:val="28"/>
          </w:rPr>
          <w:fldChar w:fldCharType="begin"/>
        </w:r>
        <w:r w:rsidR="00FB6BA2" w:rsidRPr="00FB6BA2">
          <w:rPr>
            <w:rFonts w:asciiTheme="minorEastAsia" w:eastAsiaTheme="minorEastAsia" w:hAnsiTheme="minorEastAsia"/>
            <w:noProof/>
            <w:webHidden/>
            <w:sz w:val="28"/>
          </w:rPr>
          <w:instrText xml:space="preserve"> PAGEREF _Toc492180897 \h </w:instrText>
        </w:r>
        <w:r w:rsidR="00490B52" w:rsidRPr="00FB6BA2">
          <w:rPr>
            <w:rFonts w:asciiTheme="minorEastAsia" w:eastAsiaTheme="minorEastAsia" w:hAnsiTheme="minorEastAsia"/>
            <w:noProof/>
            <w:webHidden/>
            <w:sz w:val="28"/>
          </w:rPr>
        </w:r>
        <w:r w:rsidR="00490B52" w:rsidRPr="00FB6BA2">
          <w:rPr>
            <w:rFonts w:asciiTheme="minorEastAsia" w:eastAsiaTheme="minorEastAsia" w:hAnsiTheme="minorEastAsia"/>
            <w:noProof/>
            <w:webHidden/>
            <w:sz w:val="28"/>
          </w:rPr>
          <w:fldChar w:fldCharType="separate"/>
        </w:r>
        <w:r w:rsidR="0094493C">
          <w:rPr>
            <w:rFonts w:asciiTheme="minorEastAsia" w:eastAsiaTheme="minorEastAsia" w:hAnsiTheme="minorEastAsia"/>
            <w:noProof/>
            <w:webHidden/>
            <w:sz w:val="28"/>
          </w:rPr>
          <w:t>3</w:t>
        </w:r>
        <w:r w:rsidR="00490B52" w:rsidRPr="00FB6BA2">
          <w:rPr>
            <w:rFonts w:asciiTheme="minorEastAsia" w:eastAsiaTheme="minorEastAsia" w:hAnsiTheme="minorEastAsia"/>
            <w:noProof/>
            <w:webHidden/>
            <w:sz w:val="28"/>
          </w:rPr>
          <w:fldChar w:fldCharType="end"/>
        </w:r>
      </w:hyperlink>
    </w:p>
    <w:p w14:paraId="61ADDFD5" w14:textId="77777777" w:rsidR="00FB6BA2" w:rsidRPr="00FB6BA2" w:rsidRDefault="00E871E2" w:rsidP="00FB6BA2">
      <w:pPr>
        <w:pStyle w:val="11"/>
        <w:tabs>
          <w:tab w:val="left" w:pos="1260"/>
          <w:tab w:val="right" w:leader="dot" w:pos="8296"/>
        </w:tabs>
        <w:ind w:left="-36"/>
        <w:jc w:val="left"/>
        <w:rPr>
          <w:rFonts w:asciiTheme="minorEastAsia" w:eastAsiaTheme="minorEastAsia" w:hAnsiTheme="minorEastAsia" w:cstheme="minorBidi"/>
          <w:noProof/>
          <w:sz w:val="28"/>
        </w:rPr>
      </w:pPr>
      <w:hyperlink w:anchor="_Toc492180898" w:history="1">
        <w:r w:rsidR="00FB6BA2" w:rsidRPr="00FB6BA2">
          <w:rPr>
            <w:rStyle w:val="af0"/>
            <w:rFonts w:asciiTheme="minorEastAsia" w:eastAsiaTheme="minorEastAsia" w:hAnsiTheme="minorEastAsia" w:cs="Arial" w:hint="eastAsia"/>
            <w:noProof/>
            <w:snapToGrid w:val="0"/>
            <w:w w:val="0"/>
            <w:kern w:val="0"/>
            <w:sz w:val="28"/>
          </w:rPr>
          <w:t>第三章．</w:t>
        </w:r>
        <w:r w:rsidR="00FB6BA2" w:rsidRPr="00FB6BA2">
          <w:rPr>
            <w:rFonts w:asciiTheme="minorEastAsia" w:eastAsiaTheme="minorEastAsia" w:hAnsiTheme="minorEastAsia" w:cstheme="minorBidi"/>
            <w:noProof/>
            <w:sz w:val="28"/>
          </w:rPr>
          <w:tab/>
        </w:r>
        <w:r w:rsidR="00FB6BA2" w:rsidRPr="00FB6BA2">
          <w:rPr>
            <w:rStyle w:val="af0"/>
            <w:rFonts w:asciiTheme="minorEastAsia" w:eastAsiaTheme="minorEastAsia" w:hAnsiTheme="minorEastAsia" w:hint="eastAsia"/>
            <w:noProof/>
            <w:sz w:val="28"/>
          </w:rPr>
          <w:t>流程及规范</w:t>
        </w:r>
        <w:r w:rsidR="00FB6BA2" w:rsidRPr="00FB6BA2">
          <w:rPr>
            <w:rFonts w:asciiTheme="minorEastAsia" w:eastAsiaTheme="minorEastAsia" w:hAnsiTheme="minorEastAsia"/>
            <w:noProof/>
            <w:webHidden/>
            <w:sz w:val="28"/>
          </w:rPr>
          <w:tab/>
        </w:r>
        <w:r w:rsidR="00490B52" w:rsidRPr="00FB6BA2">
          <w:rPr>
            <w:rFonts w:asciiTheme="minorEastAsia" w:eastAsiaTheme="minorEastAsia" w:hAnsiTheme="minorEastAsia"/>
            <w:noProof/>
            <w:webHidden/>
            <w:sz w:val="28"/>
          </w:rPr>
          <w:fldChar w:fldCharType="begin"/>
        </w:r>
        <w:r w:rsidR="00FB6BA2" w:rsidRPr="00FB6BA2">
          <w:rPr>
            <w:rFonts w:asciiTheme="minorEastAsia" w:eastAsiaTheme="minorEastAsia" w:hAnsiTheme="minorEastAsia"/>
            <w:noProof/>
            <w:webHidden/>
            <w:sz w:val="28"/>
          </w:rPr>
          <w:instrText xml:space="preserve"> PAGEREF _Toc492180898 \h </w:instrText>
        </w:r>
        <w:r w:rsidR="00490B52" w:rsidRPr="00FB6BA2">
          <w:rPr>
            <w:rFonts w:asciiTheme="minorEastAsia" w:eastAsiaTheme="minorEastAsia" w:hAnsiTheme="minorEastAsia"/>
            <w:noProof/>
            <w:webHidden/>
            <w:sz w:val="28"/>
          </w:rPr>
        </w:r>
        <w:r w:rsidR="00490B52" w:rsidRPr="00FB6BA2">
          <w:rPr>
            <w:rFonts w:asciiTheme="minorEastAsia" w:eastAsiaTheme="minorEastAsia" w:hAnsiTheme="minorEastAsia"/>
            <w:noProof/>
            <w:webHidden/>
            <w:sz w:val="28"/>
          </w:rPr>
          <w:fldChar w:fldCharType="separate"/>
        </w:r>
        <w:r w:rsidR="0094493C">
          <w:rPr>
            <w:rFonts w:asciiTheme="minorEastAsia" w:eastAsiaTheme="minorEastAsia" w:hAnsiTheme="minorEastAsia"/>
            <w:noProof/>
            <w:webHidden/>
            <w:sz w:val="28"/>
          </w:rPr>
          <w:t>6</w:t>
        </w:r>
        <w:r w:rsidR="00490B52" w:rsidRPr="00FB6BA2">
          <w:rPr>
            <w:rFonts w:asciiTheme="minorEastAsia" w:eastAsiaTheme="minorEastAsia" w:hAnsiTheme="minorEastAsia"/>
            <w:noProof/>
            <w:webHidden/>
            <w:sz w:val="28"/>
          </w:rPr>
          <w:fldChar w:fldCharType="end"/>
        </w:r>
      </w:hyperlink>
    </w:p>
    <w:p w14:paraId="6670EA88" w14:textId="77777777" w:rsidR="00FB6BA2" w:rsidRPr="00FB6BA2" w:rsidRDefault="00E871E2" w:rsidP="00FB6BA2">
      <w:pPr>
        <w:pStyle w:val="11"/>
        <w:tabs>
          <w:tab w:val="left" w:pos="1260"/>
          <w:tab w:val="right" w:leader="dot" w:pos="8296"/>
        </w:tabs>
        <w:ind w:left="-36"/>
        <w:jc w:val="left"/>
        <w:rPr>
          <w:rFonts w:asciiTheme="minorEastAsia" w:eastAsiaTheme="minorEastAsia" w:hAnsiTheme="minorEastAsia" w:cstheme="minorBidi"/>
          <w:noProof/>
          <w:sz w:val="28"/>
        </w:rPr>
      </w:pPr>
      <w:hyperlink w:anchor="_Toc492180899" w:history="1">
        <w:r w:rsidR="00FB6BA2" w:rsidRPr="00FB6BA2">
          <w:rPr>
            <w:rStyle w:val="af0"/>
            <w:rFonts w:asciiTheme="minorEastAsia" w:eastAsiaTheme="minorEastAsia" w:hAnsiTheme="minorEastAsia" w:cs="Arial" w:hint="eastAsia"/>
            <w:noProof/>
            <w:snapToGrid w:val="0"/>
            <w:w w:val="0"/>
            <w:kern w:val="0"/>
            <w:sz w:val="28"/>
          </w:rPr>
          <w:t>第四章．</w:t>
        </w:r>
        <w:r w:rsidR="00FB6BA2" w:rsidRPr="00FB6BA2">
          <w:rPr>
            <w:rFonts w:asciiTheme="minorEastAsia" w:eastAsiaTheme="minorEastAsia" w:hAnsiTheme="minorEastAsia" w:cstheme="minorBidi"/>
            <w:noProof/>
            <w:sz w:val="28"/>
          </w:rPr>
          <w:tab/>
        </w:r>
        <w:r w:rsidR="00FB6BA2" w:rsidRPr="00FB6BA2">
          <w:rPr>
            <w:rStyle w:val="af0"/>
            <w:rFonts w:asciiTheme="minorEastAsia" w:eastAsiaTheme="minorEastAsia" w:hAnsiTheme="minorEastAsia" w:hint="eastAsia"/>
            <w:noProof/>
            <w:sz w:val="28"/>
          </w:rPr>
          <w:t>奖惩机制</w:t>
        </w:r>
        <w:r w:rsidR="00FB6BA2" w:rsidRPr="00FB6BA2">
          <w:rPr>
            <w:rFonts w:asciiTheme="minorEastAsia" w:eastAsiaTheme="minorEastAsia" w:hAnsiTheme="minorEastAsia"/>
            <w:noProof/>
            <w:webHidden/>
            <w:sz w:val="28"/>
          </w:rPr>
          <w:tab/>
        </w:r>
        <w:r w:rsidR="00490B52" w:rsidRPr="00FB6BA2">
          <w:rPr>
            <w:rFonts w:asciiTheme="minorEastAsia" w:eastAsiaTheme="minorEastAsia" w:hAnsiTheme="minorEastAsia"/>
            <w:noProof/>
            <w:webHidden/>
            <w:sz w:val="28"/>
          </w:rPr>
          <w:fldChar w:fldCharType="begin"/>
        </w:r>
        <w:r w:rsidR="00FB6BA2" w:rsidRPr="00FB6BA2">
          <w:rPr>
            <w:rFonts w:asciiTheme="minorEastAsia" w:eastAsiaTheme="minorEastAsia" w:hAnsiTheme="minorEastAsia"/>
            <w:noProof/>
            <w:webHidden/>
            <w:sz w:val="28"/>
          </w:rPr>
          <w:instrText xml:space="preserve"> PAGEREF _Toc492180899 \h </w:instrText>
        </w:r>
        <w:r w:rsidR="00490B52" w:rsidRPr="00FB6BA2">
          <w:rPr>
            <w:rFonts w:asciiTheme="minorEastAsia" w:eastAsiaTheme="minorEastAsia" w:hAnsiTheme="minorEastAsia"/>
            <w:noProof/>
            <w:webHidden/>
            <w:sz w:val="28"/>
          </w:rPr>
        </w:r>
        <w:r w:rsidR="00490B52" w:rsidRPr="00FB6BA2">
          <w:rPr>
            <w:rFonts w:asciiTheme="minorEastAsia" w:eastAsiaTheme="minorEastAsia" w:hAnsiTheme="minorEastAsia"/>
            <w:noProof/>
            <w:webHidden/>
            <w:sz w:val="28"/>
          </w:rPr>
          <w:fldChar w:fldCharType="separate"/>
        </w:r>
        <w:r w:rsidR="0094493C">
          <w:rPr>
            <w:rFonts w:asciiTheme="minorEastAsia" w:eastAsiaTheme="minorEastAsia" w:hAnsiTheme="minorEastAsia"/>
            <w:noProof/>
            <w:webHidden/>
            <w:sz w:val="28"/>
          </w:rPr>
          <w:t>11</w:t>
        </w:r>
        <w:r w:rsidR="00490B52" w:rsidRPr="00FB6BA2">
          <w:rPr>
            <w:rFonts w:asciiTheme="minorEastAsia" w:eastAsiaTheme="minorEastAsia" w:hAnsiTheme="minorEastAsia"/>
            <w:noProof/>
            <w:webHidden/>
            <w:sz w:val="28"/>
          </w:rPr>
          <w:fldChar w:fldCharType="end"/>
        </w:r>
      </w:hyperlink>
    </w:p>
    <w:p w14:paraId="14E262CA" w14:textId="77777777" w:rsidR="00FB6BA2" w:rsidRPr="00FB6BA2" w:rsidRDefault="00E871E2" w:rsidP="00FB6BA2">
      <w:pPr>
        <w:pStyle w:val="11"/>
        <w:tabs>
          <w:tab w:val="left" w:pos="1260"/>
          <w:tab w:val="right" w:leader="dot" w:pos="8296"/>
        </w:tabs>
        <w:ind w:left="-36"/>
        <w:jc w:val="left"/>
        <w:rPr>
          <w:rFonts w:asciiTheme="minorEastAsia" w:eastAsiaTheme="minorEastAsia" w:hAnsiTheme="minorEastAsia" w:cstheme="minorBidi"/>
          <w:noProof/>
          <w:sz w:val="28"/>
        </w:rPr>
      </w:pPr>
      <w:hyperlink w:anchor="_Toc492180900" w:history="1">
        <w:r w:rsidR="00FB6BA2" w:rsidRPr="00FB6BA2">
          <w:rPr>
            <w:rStyle w:val="af0"/>
            <w:rFonts w:asciiTheme="minorEastAsia" w:eastAsiaTheme="minorEastAsia" w:hAnsiTheme="minorEastAsia" w:cs="Arial" w:hint="eastAsia"/>
            <w:noProof/>
            <w:snapToGrid w:val="0"/>
            <w:w w:val="0"/>
            <w:kern w:val="0"/>
            <w:sz w:val="28"/>
          </w:rPr>
          <w:t>第五章．</w:t>
        </w:r>
        <w:r w:rsidR="00FB6BA2" w:rsidRPr="00FB6BA2">
          <w:rPr>
            <w:rFonts w:asciiTheme="minorEastAsia" w:eastAsiaTheme="minorEastAsia" w:hAnsiTheme="minorEastAsia" w:cstheme="minorBidi"/>
            <w:noProof/>
            <w:sz w:val="28"/>
          </w:rPr>
          <w:tab/>
        </w:r>
        <w:r w:rsidR="00FB6BA2" w:rsidRPr="00FB6BA2">
          <w:rPr>
            <w:rStyle w:val="af0"/>
            <w:rFonts w:asciiTheme="minorEastAsia" w:eastAsiaTheme="minorEastAsia" w:hAnsiTheme="minorEastAsia" w:hint="eastAsia"/>
            <w:noProof/>
            <w:sz w:val="28"/>
          </w:rPr>
          <w:t>宪章解释权</w:t>
        </w:r>
        <w:r w:rsidR="00FB6BA2" w:rsidRPr="00FB6BA2">
          <w:rPr>
            <w:rFonts w:asciiTheme="minorEastAsia" w:eastAsiaTheme="minorEastAsia" w:hAnsiTheme="minorEastAsia"/>
            <w:noProof/>
            <w:webHidden/>
            <w:sz w:val="28"/>
          </w:rPr>
          <w:tab/>
        </w:r>
        <w:r w:rsidR="00490B52" w:rsidRPr="00FB6BA2">
          <w:rPr>
            <w:rFonts w:asciiTheme="minorEastAsia" w:eastAsiaTheme="minorEastAsia" w:hAnsiTheme="minorEastAsia"/>
            <w:noProof/>
            <w:webHidden/>
            <w:sz w:val="28"/>
          </w:rPr>
          <w:fldChar w:fldCharType="begin"/>
        </w:r>
        <w:r w:rsidR="00FB6BA2" w:rsidRPr="00FB6BA2">
          <w:rPr>
            <w:rFonts w:asciiTheme="minorEastAsia" w:eastAsiaTheme="minorEastAsia" w:hAnsiTheme="minorEastAsia"/>
            <w:noProof/>
            <w:webHidden/>
            <w:sz w:val="28"/>
          </w:rPr>
          <w:instrText xml:space="preserve"> PAGEREF _Toc492180900 \h </w:instrText>
        </w:r>
        <w:r w:rsidR="00490B52" w:rsidRPr="00FB6BA2">
          <w:rPr>
            <w:rFonts w:asciiTheme="minorEastAsia" w:eastAsiaTheme="minorEastAsia" w:hAnsiTheme="minorEastAsia"/>
            <w:noProof/>
            <w:webHidden/>
            <w:sz w:val="28"/>
          </w:rPr>
        </w:r>
        <w:r w:rsidR="00490B52" w:rsidRPr="00FB6BA2">
          <w:rPr>
            <w:rFonts w:asciiTheme="minorEastAsia" w:eastAsiaTheme="minorEastAsia" w:hAnsiTheme="minorEastAsia"/>
            <w:noProof/>
            <w:webHidden/>
            <w:sz w:val="28"/>
          </w:rPr>
          <w:fldChar w:fldCharType="separate"/>
        </w:r>
        <w:r w:rsidR="0094493C">
          <w:rPr>
            <w:rFonts w:asciiTheme="minorEastAsia" w:eastAsiaTheme="minorEastAsia" w:hAnsiTheme="minorEastAsia"/>
            <w:noProof/>
            <w:webHidden/>
            <w:sz w:val="28"/>
          </w:rPr>
          <w:t>12</w:t>
        </w:r>
        <w:r w:rsidR="00490B52" w:rsidRPr="00FB6BA2">
          <w:rPr>
            <w:rFonts w:asciiTheme="minorEastAsia" w:eastAsiaTheme="minorEastAsia" w:hAnsiTheme="minorEastAsia"/>
            <w:noProof/>
            <w:webHidden/>
            <w:sz w:val="28"/>
          </w:rPr>
          <w:fldChar w:fldCharType="end"/>
        </w:r>
      </w:hyperlink>
    </w:p>
    <w:p w14:paraId="4BF48AC4" w14:textId="77777777" w:rsidR="00FB6BA2" w:rsidRPr="00FB6BA2" w:rsidRDefault="00E871E2" w:rsidP="00FB6BA2">
      <w:pPr>
        <w:pStyle w:val="11"/>
        <w:tabs>
          <w:tab w:val="left" w:pos="1260"/>
          <w:tab w:val="right" w:leader="dot" w:pos="8296"/>
        </w:tabs>
        <w:ind w:left="-36"/>
        <w:jc w:val="left"/>
        <w:rPr>
          <w:rFonts w:asciiTheme="minorEastAsia" w:eastAsiaTheme="minorEastAsia" w:hAnsiTheme="minorEastAsia" w:cstheme="minorBidi"/>
          <w:noProof/>
          <w:sz w:val="28"/>
        </w:rPr>
      </w:pPr>
      <w:hyperlink w:anchor="_Toc492180901" w:history="1">
        <w:r w:rsidR="00FB6BA2" w:rsidRPr="00FB6BA2">
          <w:rPr>
            <w:rStyle w:val="af0"/>
            <w:rFonts w:asciiTheme="minorEastAsia" w:eastAsiaTheme="minorEastAsia" w:hAnsiTheme="minorEastAsia" w:cs="Arial" w:hint="eastAsia"/>
            <w:noProof/>
            <w:snapToGrid w:val="0"/>
            <w:w w:val="0"/>
            <w:kern w:val="0"/>
            <w:sz w:val="28"/>
          </w:rPr>
          <w:t>第六章．</w:t>
        </w:r>
        <w:r w:rsidR="00FB6BA2" w:rsidRPr="00FB6BA2">
          <w:rPr>
            <w:rFonts w:asciiTheme="minorEastAsia" w:eastAsiaTheme="minorEastAsia" w:hAnsiTheme="minorEastAsia" w:cstheme="minorBidi"/>
            <w:noProof/>
            <w:sz w:val="28"/>
          </w:rPr>
          <w:tab/>
        </w:r>
        <w:r w:rsidR="00FB6BA2" w:rsidRPr="00FB6BA2">
          <w:rPr>
            <w:rStyle w:val="af0"/>
            <w:rFonts w:asciiTheme="minorEastAsia" w:eastAsiaTheme="minorEastAsia" w:hAnsiTheme="minorEastAsia" w:hint="eastAsia"/>
            <w:noProof/>
            <w:sz w:val="28"/>
          </w:rPr>
          <w:t>附录</w:t>
        </w:r>
        <w:r w:rsidR="00FB6BA2" w:rsidRPr="00FB6BA2">
          <w:rPr>
            <w:rFonts w:asciiTheme="minorEastAsia" w:eastAsiaTheme="minorEastAsia" w:hAnsiTheme="minorEastAsia"/>
            <w:noProof/>
            <w:webHidden/>
            <w:sz w:val="28"/>
          </w:rPr>
          <w:tab/>
        </w:r>
        <w:r w:rsidR="00490B52" w:rsidRPr="00FB6BA2">
          <w:rPr>
            <w:rFonts w:asciiTheme="minorEastAsia" w:eastAsiaTheme="minorEastAsia" w:hAnsiTheme="minorEastAsia"/>
            <w:noProof/>
            <w:webHidden/>
            <w:sz w:val="28"/>
          </w:rPr>
          <w:fldChar w:fldCharType="begin"/>
        </w:r>
        <w:r w:rsidR="00FB6BA2" w:rsidRPr="00FB6BA2">
          <w:rPr>
            <w:rFonts w:asciiTheme="minorEastAsia" w:eastAsiaTheme="minorEastAsia" w:hAnsiTheme="minorEastAsia"/>
            <w:noProof/>
            <w:webHidden/>
            <w:sz w:val="28"/>
          </w:rPr>
          <w:instrText xml:space="preserve"> PAGEREF _Toc492180901 \h </w:instrText>
        </w:r>
        <w:r w:rsidR="00490B52" w:rsidRPr="00FB6BA2">
          <w:rPr>
            <w:rFonts w:asciiTheme="minorEastAsia" w:eastAsiaTheme="minorEastAsia" w:hAnsiTheme="minorEastAsia"/>
            <w:noProof/>
            <w:webHidden/>
            <w:sz w:val="28"/>
          </w:rPr>
        </w:r>
        <w:r w:rsidR="00490B52" w:rsidRPr="00FB6BA2">
          <w:rPr>
            <w:rFonts w:asciiTheme="minorEastAsia" w:eastAsiaTheme="minorEastAsia" w:hAnsiTheme="minorEastAsia"/>
            <w:noProof/>
            <w:webHidden/>
            <w:sz w:val="28"/>
          </w:rPr>
          <w:fldChar w:fldCharType="separate"/>
        </w:r>
        <w:r w:rsidR="0094493C">
          <w:rPr>
            <w:rFonts w:asciiTheme="minorEastAsia" w:eastAsiaTheme="minorEastAsia" w:hAnsiTheme="minorEastAsia"/>
            <w:noProof/>
            <w:webHidden/>
            <w:sz w:val="28"/>
          </w:rPr>
          <w:t>13</w:t>
        </w:r>
        <w:r w:rsidR="00490B52" w:rsidRPr="00FB6BA2">
          <w:rPr>
            <w:rFonts w:asciiTheme="minorEastAsia" w:eastAsiaTheme="minorEastAsia" w:hAnsiTheme="minorEastAsia"/>
            <w:noProof/>
            <w:webHidden/>
            <w:sz w:val="28"/>
          </w:rPr>
          <w:fldChar w:fldCharType="end"/>
        </w:r>
      </w:hyperlink>
    </w:p>
    <w:p w14:paraId="7F7C618F" w14:textId="77777777" w:rsidR="003261F8" w:rsidRPr="003261F8" w:rsidRDefault="00490B52" w:rsidP="003261F8">
      <w:pPr>
        <w:widowControl/>
        <w:jc w:val="left"/>
        <w:rPr>
          <w:b/>
          <w:sz w:val="28"/>
          <w:szCs w:val="28"/>
        </w:rPr>
      </w:pPr>
      <w:r w:rsidRPr="002F5E78">
        <w:rPr>
          <w:b/>
          <w:sz w:val="28"/>
          <w:szCs w:val="28"/>
        </w:rPr>
        <w:fldChar w:fldCharType="end"/>
      </w:r>
    </w:p>
    <w:p w14:paraId="61B79B6A" w14:textId="77777777" w:rsidR="000A78E7" w:rsidRDefault="003261F8">
      <w:pPr>
        <w:widowControl/>
        <w:jc w:val="left"/>
        <w:sectPr w:rsidR="000A78E7" w:rsidSect="00A06144">
          <w:headerReference w:type="even" r:id="rId11"/>
          <w:headerReference w:type="default" r:id="rId12"/>
          <w:footerReference w:type="default" r:id="rId13"/>
          <w:headerReference w:type="first" r:id="rId14"/>
          <w:footerReference w:type="first" r:id="rId15"/>
          <w:pgSz w:w="11906" w:h="16838"/>
          <w:pgMar w:top="1440" w:right="1800" w:bottom="1440" w:left="1800" w:header="851" w:footer="992" w:gutter="0"/>
          <w:pgNumType w:start="0"/>
          <w:cols w:space="425"/>
          <w:titlePg/>
          <w:docGrid w:type="lines" w:linePitch="312"/>
        </w:sectPr>
      </w:pPr>
      <w:r>
        <w:br w:type="page"/>
      </w:r>
    </w:p>
    <w:p w14:paraId="5BD22412" w14:textId="77777777" w:rsidR="003261F8" w:rsidRDefault="003261F8">
      <w:pPr>
        <w:widowControl/>
        <w:jc w:val="left"/>
      </w:pPr>
    </w:p>
    <w:p w14:paraId="27BEBC54" w14:textId="77777777" w:rsidR="009813E5" w:rsidRDefault="009813E5" w:rsidP="009813E5">
      <w:pPr>
        <w:jc w:val="right"/>
      </w:pPr>
    </w:p>
    <w:p w14:paraId="5B4BAAAC" w14:textId="77777777" w:rsidR="009813E5" w:rsidRDefault="009813E5" w:rsidP="009813E5">
      <w:pPr>
        <w:pStyle w:val="af2"/>
        <w:rPr>
          <w:sz w:val="44"/>
          <w:szCs w:val="44"/>
        </w:rPr>
      </w:pPr>
      <w:bookmarkStart w:id="9" w:name="_Toc492180895"/>
      <w:r>
        <w:rPr>
          <w:rFonts w:hint="eastAsia"/>
          <w:sz w:val="44"/>
          <w:szCs w:val="44"/>
        </w:rPr>
        <w:t>序言</w:t>
      </w:r>
      <w:bookmarkEnd w:id="9"/>
    </w:p>
    <w:p w14:paraId="00DF5F41" w14:textId="77777777" w:rsidR="009813E5" w:rsidRDefault="009813E5" w:rsidP="009813E5">
      <w:pPr>
        <w:spacing w:line="360" w:lineRule="auto"/>
        <w:ind w:firstLineChars="250" w:firstLine="700"/>
        <w:rPr>
          <w:sz w:val="28"/>
          <w:szCs w:val="28"/>
        </w:rPr>
      </w:pPr>
      <w:r w:rsidRPr="00BA23A3">
        <w:rPr>
          <w:rFonts w:hint="eastAsia"/>
          <w:sz w:val="28"/>
          <w:szCs w:val="28"/>
        </w:rPr>
        <w:t>我国的工程管理硕士</w:t>
      </w:r>
      <w:r>
        <w:rPr>
          <w:rFonts w:hint="eastAsia"/>
          <w:sz w:val="28"/>
          <w:szCs w:val="28"/>
        </w:rPr>
        <w:t>（</w:t>
      </w:r>
      <w:r w:rsidRPr="006048F3">
        <w:rPr>
          <w:rFonts w:hint="eastAsia"/>
          <w:sz w:val="28"/>
          <w:szCs w:val="28"/>
        </w:rPr>
        <w:t>以下简称</w:t>
      </w:r>
      <w:r w:rsidRPr="006048F3">
        <w:rPr>
          <w:rFonts w:hint="eastAsia"/>
          <w:sz w:val="28"/>
          <w:szCs w:val="28"/>
        </w:rPr>
        <w:t>MEM</w:t>
      </w:r>
      <w:r>
        <w:rPr>
          <w:rFonts w:hint="eastAsia"/>
          <w:sz w:val="28"/>
          <w:szCs w:val="28"/>
        </w:rPr>
        <w:t>）</w:t>
      </w:r>
      <w:r w:rsidRPr="00BA23A3">
        <w:rPr>
          <w:rFonts w:hint="eastAsia"/>
          <w:sz w:val="28"/>
          <w:szCs w:val="28"/>
        </w:rPr>
        <w:t>学位教育起源于</w:t>
      </w:r>
      <w:r w:rsidRPr="00BA23A3">
        <w:rPr>
          <w:rFonts w:hint="eastAsia"/>
          <w:sz w:val="28"/>
          <w:szCs w:val="28"/>
        </w:rPr>
        <w:t>2010</w:t>
      </w:r>
      <w:r w:rsidRPr="00BA23A3">
        <w:rPr>
          <w:rFonts w:hint="eastAsia"/>
          <w:sz w:val="28"/>
          <w:szCs w:val="28"/>
        </w:rPr>
        <w:t>年</w:t>
      </w:r>
      <w:r>
        <w:rPr>
          <w:rFonts w:hint="eastAsia"/>
          <w:sz w:val="28"/>
          <w:szCs w:val="28"/>
        </w:rPr>
        <w:t>中国工程院一批资深院士的倡议，并委托清华大学进行学科论证。</w:t>
      </w:r>
      <w:r w:rsidRPr="00BA23A3">
        <w:rPr>
          <w:rFonts w:hint="eastAsia"/>
          <w:sz w:val="28"/>
          <w:szCs w:val="28"/>
        </w:rPr>
        <w:t>清华大学在</w:t>
      </w:r>
      <w:r w:rsidRPr="00BA23A3">
        <w:rPr>
          <w:rFonts w:hint="eastAsia"/>
          <w:sz w:val="28"/>
          <w:szCs w:val="28"/>
        </w:rPr>
        <w:t>2012</w:t>
      </w:r>
      <w:r>
        <w:rPr>
          <w:rFonts w:hint="eastAsia"/>
          <w:sz w:val="28"/>
          <w:szCs w:val="28"/>
        </w:rPr>
        <w:t>年开始招收工程管理硕士，</w:t>
      </w:r>
      <w:r w:rsidRPr="00D8446D">
        <w:rPr>
          <w:rFonts w:hint="eastAsia"/>
          <w:sz w:val="28"/>
          <w:szCs w:val="28"/>
        </w:rPr>
        <w:t>依托十个院系</w:t>
      </w:r>
      <w:r>
        <w:rPr>
          <w:rFonts w:hint="eastAsia"/>
          <w:sz w:val="28"/>
          <w:szCs w:val="28"/>
        </w:rPr>
        <w:t>的</w:t>
      </w:r>
      <w:r w:rsidRPr="00D8446D">
        <w:rPr>
          <w:rFonts w:hint="eastAsia"/>
          <w:sz w:val="28"/>
          <w:szCs w:val="28"/>
        </w:rPr>
        <w:t>优质教育资源，重在培养国家重点行业和新兴产业的骨干人才的应用能力、创新能力和职业胜任力，拓展行业视野和培养行业领导力。</w:t>
      </w:r>
    </w:p>
    <w:p w14:paraId="14560121" w14:textId="77777777" w:rsidR="009813E5" w:rsidRPr="006048F3" w:rsidRDefault="009813E5" w:rsidP="009813E5">
      <w:pPr>
        <w:ind w:firstLineChars="200" w:firstLine="560"/>
      </w:pPr>
      <w:r w:rsidRPr="00A16859">
        <w:rPr>
          <w:rFonts w:hint="eastAsia"/>
          <w:sz w:val="28"/>
          <w:szCs w:val="28"/>
        </w:rPr>
        <w:t>本宪章以全体</w:t>
      </w:r>
      <w:r w:rsidRPr="00A16859">
        <w:rPr>
          <w:rFonts w:hint="eastAsia"/>
          <w:sz w:val="28"/>
          <w:szCs w:val="28"/>
        </w:rPr>
        <w:t>MEM</w:t>
      </w:r>
      <w:r w:rsidRPr="00A16859">
        <w:rPr>
          <w:rFonts w:hint="eastAsia"/>
          <w:sz w:val="28"/>
          <w:szCs w:val="28"/>
        </w:rPr>
        <w:t>学生的共同</w:t>
      </w:r>
      <w:r>
        <w:rPr>
          <w:rFonts w:hint="eastAsia"/>
          <w:sz w:val="28"/>
          <w:szCs w:val="28"/>
        </w:rPr>
        <w:t>目标</w:t>
      </w:r>
      <w:r w:rsidRPr="00A16859">
        <w:rPr>
          <w:rFonts w:hint="eastAsia"/>
          <w:sz w:val="28"/>
          <w:szCs w:val="28"/>
        </w:rPr>
        <w:t>为基础，</w:t>
      </w:r>
      <w:r>
        <w:rPr>
          <w:rFonts w:hint="eastAsia"/>
          <w:sz w:val="28"/>
          <w:szCs w:val="28"/>
        </w:rPr>
        <w:t>制定了相应的规章制度及流程，</w:t>
      </w:r>
      <w:r w:rsidRPr="006048F3">
        <w:rPr>
          <w:rFonts w:hint="eastAsia"/>
          <w:sz w:val="28"/>
          <w:szCs w:val="28"/>
        </w:rPr>
        <w:t>是</w:t>
      </w:r>
      <w:r w:rsidRPr="006048F3">
        <w:rPr>
          <w:rFonts w:hint="eastAsia"/>
          <w:sz w:val="28"/>
          <w:szCs w:val="28"/>
        </w:rPr>
        <w:t>MEM</w:t>
      </w:r>
      <w:r w:rsidRPr="006048F3">
        <w:rPr>
          <w:rFonts w:hint="eastAsia"/>
          <w:sz w:val="28"/>
          <w:szCs w:val="28"/>
        </w:rPr>
        <w:t>班级管理的根本制度，具有最高的约束效力。全体</w:t>
      </w:r>
      <w:r w:rsidRPr="006048F3">
        <w:rPr>
          <w:rFonts w:hint="eastAsia"/>
          <w:sz w:val="28"/>
          <w:szCs w:val="28"/>
        </w:rPr>
        <w:t>MEM</w:t>
      </w:r>
      <w:r w:rsidRPr="006048F3">
        <w:rPr>
          <w:rFonts w:hint="eastAsia"/>
          <w:sz w:val="28"/>
          <w:szCs w:val="28"/>
        </w:rPr>
        <w:t>成员都必须以宪章</w:t>
      </w:r>
      <w:r>
        <w:rPr>
          <w:rFonts w:hint="eastAsia"/>
          <w:sz w:val="28"/>
          <w:szCs w:val="28"/>
        </w:rPr>
        <w:t>规定作</w:t>
      </w:r>
      <w:r w:rsidRPr="006048F3">
        <w:rPr>
          <w:rFonts w:hint="eastAsia"/>
          <w:sz w:val="28"/>
          <w:szCs w:val="28"/>
        </w:rPr>
        <w:t>为根本的活动准则，并且负有维护宪章尊严、保证宪章实施的职责。</w:t>
      </w:r>
    </w:p>
    <w:p w14:paraId="42761187" w14:textId="77777777" w:rsidR="009813E5" w:rsidRDefault="009813E5" w:rsidP="009813E5">
      <w:pPr>
        <w:widowControl/>
        <w:jc w:val="left"/>
        <w:rPr>
          <w:rFonts w:asciiTheme="minorEastAsia" w:hAnsiTheme="minorEastAsia" w:cs="Arial"/>
          <w:color w:val="333333"/>
          <w:szCs w:val="21"/>
        </w:rPr>
      </w:pPr>
      <w:r>
        <w:rPr>
          <w:rFonts w:asciiTheme="minorEastAsia" w:hAnsiTheme="minorEastAsia" w:cs="Arial"/>
          <w:color w:val="333333"/>
          <w:szCs w:val="21"/>
        </w:rPr>
        <w:br w:type="page"/>
      </w:r>
    </w:p>
    <w:p w14:paraId="468B3269" w14:textId="77777777" w:rsidR="009813E5" w:rsidRDefault="009813E5" w:rsidP="00AD1387">
      <w:pPr>
        <w:pStyle w:val="1"/>
      </w:pPr>
      <w:bookmarkStart w:id="10" w:name="2_2"/>
      <w:bookmarkStart w:id="11" w:name="sub51056_2_2"/>
      <w:bookmarkStart w:id="12" w:name="第2章"/>
      <w:bookmarkStart w:id="13" w:name="_Toc492180896"/>
      <w:bookmarkEnd w:id="10"/>
      <w:bookmarkEnd w:id="11"/>
      <w:bookmarkEnd w:id="12"/>
      <w:r>
        <w:lastRenderedPageBreak/>
        <w:t>总</w:t>
      </w:r>
      <w:r>
        <w:rPr>
          <w:rFonts w:hint="eastAsia"/>
        </w:rPr>
        <w:t>则</w:t>
      </w:r>
      <w:bookmarkEnd w:id="13"/>
    </w:p>
    <w:p w14:paraId="6519B784" w14:textId="77777777" w:rsidR="009813E5" w:rsidRDefault="009813E5" w:rsidP="00973150">
      <w:pPr>
        <w:pStyle w:val="af1"/>
        <w:numPr>
          <w:ilvl w:val="0"/>
          <w:numId w:val="2"/>
        </w:numPr>
        <w:spacing w:beforeLines="50" w:before="156" w:afterLines="50" w:after="156" w:line="360" w:lineRule="auto"/>
        <w:ind w:left="1134" w:firstLineChars="0" w:hanging="1134"/>
        <w:rPr>
          <w:sz w:val="28"/>
          <w:szCs w:val="28"/>
        </w:rPr>
      </w:pPr>
      <w:r>
        <w:rPr>
          <w:rFonts w:hint="eastAsia"/>
          <w:sz w:val="28"/>
          <w:szCs w:val="28"/>
        </w:rPr>
        <w:t>适用对象</w:t>
      </w:r>
    </w:p>
    <w:p w14:paraId="26A226D6" w14:textId="77777777" w:rsidR="009813E5" w:rsidRDefault="009813E5" w:rsidP="00F73905">
      <w:pPr>
        <w:spacing w:line="360" w:lineRule="auto"/>
        <w:ind w:firstLineChars="200" w:firstLine="560"/>
        <w:rPr>
          <w:sz w:val="28"/>
          <w:szCs w:val="28"/>
        </w:rPr>
      </w:pPr>
      <w:r w:rsidRPr="006048F3">
        <w:rPr>
          <w:rFonts w:hint="eastAsia"/>
          <w:sz w:val="28"/>
          <w:szCs w:val="28"/>
        </w:rPr>
        <w:t>清华大学所有的</w:t>
      </w:r>
      <w:r w:rsidRPr="006048F3">
        <w:rPr>
          <w:rFonts w:hint="eastAsia"/>
          <w:sz w:val="28"/>
          <w:szCs w:val="28"/>
        </w:rPr>
        <w:t>MEM</w:t>
      </w:r>
      <w:r w:rsidRPr="00F47842">
        <w:rPr>
          <w:rFonts w:hint="eastAsia"/>
          <w:sz w:val="28"/>
          <w:szCs w:val="28"/>
        </w:rPr>
        <w:t>班级成员</w:t>
      </w:r>
      <w:r w:rsidR="00762E6E">
        <w:rPr>
          <w:rFonts w:hint="eastAsia"/>
          <w:sz w:val="28"/>
          <w:szCs w:val="28"/>
        </w:rPr>
        <w:t>（</w:t>
      </w:r>
      <w:r w:rsidR="00762E6E" w:rsidRPr="00762E6E">
        <w:rPr>
          <w:rFonts w:hint="eastAsia"/>
          <w:sz w:val="28"/>
          <w:szCs w:val="28"/>
        </w:rPr>
        <w:t>本宪章</w:t>
      </w:r>
      <w:r w:rsidR="006E3141">
        <w:rPr>
          <w:rFonts w:hint="eastAsia"/>
          <w:sz w:val="28"/>
          <w:szCs w:val="28"/>
        </w:rPr>
        <w:t>中“</w:t>
      </w:r>
      <w:r w:rsidR="006E3141" w:rsidRPr="00762E6E">
        <w:rPr>
          <w:rFonts w:hint="eastAsia"/>
          <w:sz w:val="28"/>
          <w:szCs w:val="28"/>
        </w:rPr>
        <w:t>班级</w:t>
      </w:r>
      <w:r w:rsidR="006E3141">
        <w:rPr>
          <w:rFonts w:hint="eastAsia"/>
          <w:sz w:val="28"/>
          <w:szCs w:val="28"/>
        </w:rPr>
        <w:t>”指</w:t>
      </w:r>
      <w:r w:rsidR="00762E6E" w:rsidRPr="00762E6E">
        <w:rPr>
          <w:rFonts w:hint="eastAsia"/>
          <w:sz w:val="28"/>
          <w:szCs w:val="28"/>
        </w:rPr>
        <w:t>以届为单位的大班级</w:t>
      </w:r>
      <w:r w:rsidR="00762E6E">
        <w:rPr>
          <w:rFonts w:hint="eastAsia"/>
          <w:sz w:val="28"/>
          <w:szCs w:val="28"/>
        </w:rPr>
        <w:t>）</w:t>
      </w:r>
      <w:r w:rsidR="00AD1387" w:rsidRPr="00F73905">
        <w:rPr>
          <w:rFonts w:hint="eastAsia"/>
          <w:sz w:val="28"/>
          <w:szCs w:val="28"/>
        </w:rPr>
        <w:t>。</w:t>
      </w:r>
    </w:p>
    <w:p w14:paraId="35B89817" w14:textId="77777777" w:rsidR="009813E5" w:rsidRDefault="009813E5" w:rsidP="00973150">
      <w:pPr>
        <w:pStyle w:val="af1"/>
        <w:numPr>
          <w:ilvl w:val="0"/>
          <w:numId w:val="2"/>
        </w:numPr>
        <w:spacing w:beforeLines="50" w:before="156" w:afterLines="50" w:after="156" w:line="360" w:lineRule="auto"/>
        <w:ind w:left="1134" w:firstLineChars="0" w:hanging="1134"/>
        <w:rPr>
          <w:sz w:val="28"/>
          <w:szCs w:val="28"/>
        </w:rPr>
      </w:pPr>
      <w:r>
        <w:rPr>
          <w:sz w:val="28"/>
          <w:szCs w:val="28"/>
        </w:rPr>
        <w:t>共同</w:t>
      </w:r>
      <w:r>
        <w:rPr>
          <w:rFonts w:hint="eastAsia"/>
          <w:sz w:val="28"/>
          <w:szCs w:val="28"/>
        </w:rPr>
        <w:t>愿景</w:t>
      </w:r>
    </w:p>
    <w:p w14:paraId="05AF749D" w14:textId="77777777" w:rsidR="009813E5" w:rsidRDefault="009813E5" w:rsidP="00F73905">
      <w:pPr>
        <w:spacing w:line="360" w:lineRule="auto"/>
        <w:ind w:firstLineChars="200" w:firstLine="560"/>
        <w:rPr>
          <w:sz w:val="28"/>
          <w:szCs w:val="28"/>
        </w:rPr>
      </w:pPr>
      <w:r>
        <w:rPr>
          <w:rFonts w:hint="eastAsia"/>
          <w:sz w:val="28"/>
          <w:szCs w:val="28"/>
        </w:rPr>
        <w:t>带领中国成为世界工业水平的领跑者</w:t>
      </w:r>
      <w:r w:rsidR="00AD1387" w:rsidRPr="00F73905">
        <w:rPr>
          <w:rFonts w:hint="eastAsia"/>
          <w:sz w:val="28"/>
          <w:szCs w:val="28"/>
        </w:rPr>
        <w:t>。</w:t>
      </w:r>
    </w:p>
    <w:p w14:paraId="37195EBD" w14:textId="77777777" w:rsidR="009813E5" w:rsidRPr="00F73905" w:rsidRDefault="009813E5" w:rsidP="00973150">
      <w:pPr>
        <w:pStyle w:val="af1"/>
        <w:numPr>
          <w:ilvl w:val="0"/>
          <w:numId w:val="2"/>
        </w:numPr>
        <w:spacing w:beforeLines="50" w:before="156" w:afterLines="50" w:after="156" w:line="360" w:lineRule="auto"/>
        <w:ind w:left="1134" w:firstLineChars="0" w:hanging="1134"/>
        <w:rPr>
          <w:sz w:val="28"/>
          <w:szCs w:val="28"/>
        </w:rPr>
      </w:pPr>
      <w:r w:rsidRPr="00F73905">
        <w:rPr>
          <w:rFonts w:hint="eastAsia"/>
          <w:sz w:val="28"/>
          <w:szCs w:val="28"/>
        </w:rPr>
        <w:t>价值理念</w:t>
      </w:r>
    </w:p>
    <w:p w14:paraId="635438DF" w14:textId="77777777" w:rsidR="009813E5" w:rsidRPr="00F73905" w:rsidRDefault="009813E5" w:rsidP="00F73905">
      <w:pPr>
        <w:spacing w:line="360" w:lineRule="auto"/>
        <w:ind w:firstLineChars="200" w:firstLine="560"/>
        <w:rPr>
          <w:sz w:val="28"/>
          <w:szCs w:val="28"/>
        </w:rPr>
      </w:pPr>
      <w:r w:rsidRPr="00F73905">
        <w:rPr>
          <w:rFonts w:hint="eastAsia"/>
          <w:sz w:val="28"/>
          <w:szCs w:val="28"/>
        </w:rPr>
        <w:t>（一）尊重：尊重师长、尊重他人、尊重自己。</w:t>
      </w:r>
    </w:p>
    <w:p w14:paraId="3116B667" w14:textId="77777777" w:rsidR="009813E5" w:rsidRPr="00F73905" w:rsidRDefault="009813E5" w:rsidP="00F73905">
      <w:pPr>
        <w:spacing w:line="360" w:lineRule="auto"/>
        <w:ind w:firstLineChars="200" w:firstLine="560"/>
        <w:rPr>
          <w:sz w:val="28"/>
          <w:szCs w:val="28"/>
        </w:rPr>
      </w:pPr>
      <w:r w:rsidRPr="00F73905">
        <w:rPr>
          <w:rFonts w:hint="eastAsia"/>
          <w:sz w:val="28"/>
          <w:szCs w:val="28"/>
        </w:rPr>
        <w:t>（二）守则：遵守学校研究生守则、遵守校内外课堂纪律。</w:t>
      </w:r>
    </w:p>
    <w:p w14:paraId="4F605CC4" w14:textId="77777777" w:rsidR="009813E5" w:rsidRPr="00F73905" w:rsidRDefault="009813E5" w:rsidP="00F73905">
      <w:pPr>
        <w:spacing w:line="360" w:lineRule="auto"/>
        <w:ind w:firstLineChars="200" w:firstLine="560"/>
        <w:rPr>
          <w:sz w:val="28"/>
          <w:szCs w:val="28"/>
        </w:rPr>
      </w:pPr>
      <w:r w:rsidRPr="00F73905">
        <w:rPr>
          <w:rFonts w:hint="eastAsia"/>
          <w:sz w:val="28"/>
          <w:szCs w:val="28"/>
        </w:rPr>
        <w:t>（三）自强：努力学习、积极拓展、自强不息、厚德载物。</w:t>
      </w:r>
    </w:p>
    <w:p w14:paraId="3ED3B2C1" w14:textId="77777777" w:rsidR="009813E5" w:rsidRPr="00F73905" w:rsidRDefault="009813E5" w:rsidP="00F73905">
      <w:pPr>
        <w:spacing w:line="360" w:lineRule="auto"/>
        <w:ind w:firstLineChars="200" w:firstLine="560"/>
        <w:rPr>
          <w:sz w:val="28"/>
          <w:szCs w:val="28"/>
        </w:rPr>
      </w:pPr>
      <w:r w:rsidRPr="00F73905">
        <w:rPr>
          <w:rFonts w:hint="eastAsia"/>
          <w:sz w:val="28"/>
          <w:szCs w:val="28"/>
        </w:rPr>
        <w:t>（四）担当：勇于承担班级责任，积极参与公共事务。</w:t>
      </w:r>
    </w:p>
    <w:p w14:paraId="5A7D7100" w14:textId="77777777" w:rsidR="009813E5" w:rsidRPr="00F73905" w:rsidRDefault="009813E5" w:rsidP="00F73905">
      <w:pPr>
        <w:spacing w:line="360" w:lineRule="auto"/>
        <w:ind w:firstLineChars="200" w:firstLine="560"/>
        <w:rPr>
          <w:sz w:val="28"/>
          <w:szCs w:val="28"/>
        </w:rPr>
      </w:pPr>
      <w:r w:rsidRPr="00F73905">
        <w:rPr>
          <w:rFonts w:hint="eastAsia"/>
          <w:sz w:val="28"/>
          <w:szCs w:val="28"/>
        </w:rPr>
        <w:t>（五）共享：全体成员共享公共资源，向社群分享个人资源。</w:t>
      </w:r>
    </w:p>
    <w:p w14:paraId="1964F381" w14:textId="77777777" w:rsidR="009813E5" w:rsidRPr="00F73905" w:rsidRDefault="009813E5" w:rsidP="00F73905">
      <w:pPr>
        <w:spacing w:line="360" w:lineRule="auto"/>
        <w:ind w:firstLineChars="200" w:firstLine="560"/>
        <w:rPr>
          <w:sz w:val="28"/>
          <w:szCs w:val="28"/>
        </w:rPr>
      </w:pPr>
      <w:r w:rsidRPr="00F73905">
        <w:rPr>
          <w:rFonts w:hint="eastAsia"/>
          <w:sz w:val="28"/>
          <w:szCs w:val="28"/>
        </w:rPr>
        <w:t>（六）民主：公平公正、民主决策、公开透明。集体决策全体成员无条件执行。</w:t>
      </w:r>
    </w:p>
    <w:p w14:paraId="50DE61EC" w14:textId="77777777" w:rsidR="009813E5" w:rsidRPr="00F73905" w:rsidRDefault="009813E5" w:rsidP="00973150">
      <w:pPr>
        <w:pStyle w:val="af1"/>
        <w:numPr>
          <w:ilvl w:val="0"/>
          <w:numId w:val="2"/>
        </w:numPr>
        <w:spacing w:beforeLines="50" w:before="156" w:afterLines="50" w:after="156" w:line="360" w:lineRule="auto"/>
        <w:ind w:left="1134" w:firstLineChars="0" w:hanging="1134"/>
        <w:rPr>
          <w:sz w:val="28"/>
          <w:szCs w:val="28"/>
        </w:rPr>
      </w:pPr>
      <w:r w:rsidRPr="00F73905">
        <w:rPr>
          <w:rFonts w:hint="eastAsia"/>
          <w:sz w:val="28"/>
          <w:szCs w:val="28"/>
        </w:rPr>
        <w:t>目标成就</w:t>
      </w:r>
    </w:p>
    <w:p w14:paraId="7E5F6E33" w14:textId="77777777" w:rsidR="009813E5" w:rsidRPr="00F73905" w:rsidRDefault="009813E5" w:rsidP="00F73905">
      <w:pPr>
        <w:spacing w:line="360" w:lineRule="auto"/>
        <w:ind w:firstLineChars="200" w:firstLine="560"/>
        <w:rPr>
          <w:sz w:val="28"/>
          <w:szCs w:val="28"/>
        </w:rPr>
      </w:pPr>
      <w:r w:rsidRPr="00F73905">
        <w:rPr>
          <w:rFonts w:hint="eastAsia"/>
          <w:sz w:val="28"/>
          <w:szCs w:val="28"/>
        </w:rPr>
        <w:t>（一）成为最具竞争力的国际化工程项目管理者、行业领导者或科技创业探路者。</w:t>
      </w:r>
    </w:p>
    <w:p w14:paraId="2E13A811" w14:textId="77777777" w:rsidR="009813E5" w:rsidRPr="00F73905" w:rsidRDefault="009813E5" w:rsidP="00F73905">
      <w:pPr>
        <w:spacing w:line="360" w:lineRule="auto"/>
        <w:ind w:firstLineChars="200" w:firstLine="560"/>
        <w:rPr>
          <w:sz w:val="28"/>
          <w:szCs w:val="28"/>
        </w:rPr>
      </w:pPr>
      <w:r w:rsidRPr="00F73905">
        <w:rPr>
          <w:rFonts w:hint="eastAsia"/>
          <w:sz w:val="28"/>
          <w:szCs w:val="28"/>
        </w:rPr>
        <w:t>（二）把班级打造成一个优秀的工程管理互助社群。</w:t>
      </w:r>
    </w:p>
    <w:p w14:paraId="432372A9" w14:textId="77777777" w:rsidR="00FB6BA2" w:rsidRDefault="009813E5" w:rsidP="00F73905">
      <w:pPr>
        <w:spacing w:line="360" w:lineRule="auto"/>
        <w:ind w:firstLineChars="200" w:firstLine="560"/>
        <w:rPr>
          <w:ins w:id="14" w:author="周鹏 zhoupeng" w:date="2017-09-15T21:47:00Z"/>
          <w:sz w:val="28"/>
          <w:szCs w:val="28"/>
        </w:rPr>
      </w:pPr>
      <w:r w:rsidRPr="00F73905">
        <w:rPr>
          <w:rFonts w:hint="eastAsia"/>
          <w:sz w:val="28"/>
          <w:szCs w:val="28"/>
        </w:rPr>
        <w:t>（三）成为全体成员职业提升和事业发展、创业的平台。</w:t>
      </w:r>
    </w:p>
    <w:p w14:paraId="41F2991B" w14:textId="77777777" w:rsidR="00E5064D" w:rsidRPr="00E603CE" w:rsidRDefault="00E5064D" w:rsidP="00F73905">
      <w:pPr>
        <w:spacing w:line="360" w:lineRule="auto"/>
        <w:ind w:firstLineChars="200" w:firstLine="560"/>
        <w:rPr>
          <w:color w:val="FF0000"/>
          <w:sz w:val="28"/>
          <w:szCs w:val="28"/>
          <w:rPrChange w:id="15" w:author="周鹏 zhoupeng" w:date="2017-09-15T22:10:00Z">
            <w:rPr>
              <w:sz w:val="28"/>
              <w:szCs w:val="28"/>
            </w:rPr>
          </w:rPrChange>
        </w:rPr>
      </w:pPr>
      <w:ins w:id="16" w:author="周鹏 zhoupeng" w:date="2017-09-15T21:47:00Z">
        <w:r w:rsidRPr="00E603CE">
          <w:rPr>
            <w:rFonts w:hint="eastAsia"/>
            <w:color w:val="FF0000"/>
            <w:sz w:val="28"/>
            <w:szCs w:val="28"/>
            <w:rPrChange w:id="17" w:author="周鹏 zhoupeng" w:date="2017-09-15T22:10:00Z">
              <w:rPr>
                <w:rFonts w:hint="eastAsia"/>
                <w:sz w:val="28"/>
                <w:szCs w:val="28"/>
              </w:rPr>
            </w:rPrChange>
          </w:rPr>
          <w:t>第五条</w:t>
        </w:r>
        <w:r w:rsidRPr="00E603CE">
          <w:rPr>
            <w:color w:val="FF0000"/>
            <w:sz w:val="28"/>
            <w:szCs w:val="28"/>
            <w:rPrChange w:id="18" w:author="周鹏 zhoupeng" w:date="2017-09-15T22:10:00Z">
              <w:rPr>
                <w:sz w:val="28"/>
                <w:szCs w:val="28"/>
              </w:rPr>
            </w:rPrChange>
          </w:rPr>
          <w:t xml:space="preserve"> </w:t>
        </w:r>
        <w:r w:rsidRPr="00E603CE">
          <w:rPr>
            <w:rFonts w:hint="eastAsia"/>
            <w:color w:val="FF0000"/>
            <w:sz w:val="28"/>
            <w:szCs w:val="28"/>
            <w:rPrChange w:id="19" w:author="周鹏 zhoupeng" w:date="2017-09-15T22:10:00Z">
              <w:rPr>
                <w:rFonts w:hint="eastAsia"/>
                <w:sz w:val="28"/>
                <w:szCs w:val="28"/>
              </w:rPr>
            </w:rPrChange>
          </w:rPr>
          <w:t>行为准则</w:t>
        </w:r>
      </w:ins>
    </w:p>
    <w:p w14:paraId="12E8873D" w14:textId="77777777" w:rsidR="00FB6BA2" w:rsidRDefault="00FB6BA2">
      <w:pPr>
        <w:widowControl/>
        <w:jc w:val="left"/>
        <w:rPr>
          <w:sz w:val="28"/>
          <w:szCs w:val="28"/>
        </w:rPr>
      </w:pPr>
      <w:r>
        <w:rPr>
          <w:sz w:val="28"/>
          <w:szCs w:val="28"/>
        </w:rPr>
        <w:lastRenderedPageBreak/>
        <w:br w:type="page"/>
      </w:r>
    </w:p>
    <w:p w14:paraId="7D98EE3F" w14:textId="77777777" w:rsidR="009813E5" w:rsidRPr="00F73905" w:rsidRDefault="009813E5" w:rsidP="00F73905">
      <w:pPr>
        <w:spacing w:line="360" w:lineRule="auto"/>
        <w:ind w:firstLineChars="200" w:firstLine="560"/>
        <w:rPr>
          <w:sz w:val="28"/>
          <w:szCs w:val="28"/>
        </w:rPr>
      </w:pPr>
    </w:p>
    <w:p w14:paraId="6EF8E4D7" w14:textId="77777777" w:rsidR="00813CF4" w:rsidRPr="00476645" w:rsidRDefault="00813CF4" w:rsidP="000820A8">
      <w:pPr>
        <w:pStyle w:val="1"/>
      </w:pPr>
      <w:bookmarkStart w:id="20" w:name="_Toc492180897"/>
      <w:r>
        <w:rPr>
          <w:rFonts w:hint="eastAsia"/>
        </w:rPr>
        <w:t>组织架构</w:t>
      </w:r>
      <w:bookmarkEnd w:id="20"/>
    </w:p>
    <w:p w14:paraId="5D6FF2FB" w14:textId="77777777" w:rsidR="008B18C5" w:rsidRDefault="008B18C5" w:rsidP="00973150">
      <w:pPr>
        <w:pStyle w:val="af1"/>
        <w:numPr>
          <w:ilvl w:val="0"/>
          <w:numId w:val="3"/>
        </w:numPr>
        <w:spacing w:beforeLines="50" w:before="156" w:afterLines="50" w:after="156" w:line="360" w:lineRule="auto"/>
        <w:ind w:left="1134" w:firstLineChars="0" w:hanging="1134"/>
        <w:rPr>
          <w:sz w:val="28"/>
          <w:szCs w:val="28"/>
        </w:rPr>
      </w:pPr>
      <w:bookmarkStart w:id="21" w:name="2_3"/>
      <w:bookmarkStart w:id="22" w:name="sub51056_2_3"/>
      <w:bookmarkStart w:id="23" w:name="第3章"/>
      <w:bookmarkEnd w:id="21"/>
      <w:bookmarkEnd w:id="22"/>
      <w:bookmarkEnd w:id="23"/>
      <w:r>
        <w:rPr>
          <w:sz w:val="28"/>
          <w:szCs w:val="28"/>
        </w:rPr>
        <w:t>机构设置</w:t>
      </w:r>
    </w:p>
    <w:p w14:paraId="2AC97029" w14:textId="77777777" w:rsidR="00CC4A60" w:rsidRDefault="00813CF4" w:rsidP="00F73905">
      <w:pPr>
        <w:spacing w:line="360" w:lineRule="auto"/>
        <w:ind w:firstLineChars="200" w:firstLine="560"/>
        <w:rPr>
          <w:sz w:val="28"/>
          <w:szCs w:val="28"/>
        </w:rPr>
      </w:pPr>
      <w:r w:rsidRPr="00F73905">
        <w:rPr>
          <w:sz w:val="28"/>
          <w:szCs w:val="28"/>
        </w:rPr>
        <w:t>常设组织机构为统一组织调配</w:t>
      </w:r>
      <w:r w:rsidRPr="00F73905">
        <w:rPr>
          <w:sz w:val="28"/>
          <w:szCs w:val="28"/>
        </w:rPr>
        <w:t>MEM</w:t>
      </w:r>
      <w:r w:rsidRPr="00F73905">
        <w:rPr>
          <w:sz w:val="28"/>
          <w:szCs w:val="28"/>
        </w:rPr>
        <w:t>班级资源，更好地服务同学，高效处理问题，</w:t>
      </w:r>
      <w:r w:rsidRPr="00F73905">
        <w:rPr>
          <w:sz w:val="28"/>
          <w:szCs w:val="28"/>
        </w:rPr>
        <w:t>MEM</w:t>
      </w:r>
      <w:r w:rsidRPr="00F73905">
        <w:rPr>
          <w:sz w:val="28"/>
          <w:szCs w:val="28"/>
        </w:rPr>
        <w:t>班设置以下常设机构：秘书处。</w:t>
      </w:r>
    </w:p>
    <w:p w14:paraId="0CE09ABB" w14:textId="77777777" w:rsidR="00030D9D" w:rsidRPr="00F73905" w:rsidRDefault="00973150" w:rsidP="00F73905">
      <w:pPr>
        <w:spacing w:line="360" w:lineRule="auto"/>
        <w:ind w:firstLineChars="200" w:firstLine="560"/>
        <w:rPr>
          <w:sz w:val="28"/>
          <w:szCs w:val="28"/>
        </w:rPr>
      </w:pPr>
      <w:r>
        <w:rPr>
          <w:noProof/>
          <w:sz w:val="28"/>
          <w:szCs w:val="28"/>
        </w:rPr>
        <mc:AlternateContent>
          <mc:Choice Requires="wps">
            <w:drawing>
              <wp:anchor distT="0" distB="0" distL="114300" distR="114300" simplePos="0" relativeHeight="251661312" behindDoc="0" locked="0" layoutInCell="1" allowOverlap="1" wp14:anchorId="3A876C79" wp14:editId="78593206">
                <wp:simplePos x="0" y="0"/>
                <wp:positionH relativeFrom="column">
                  <wp:posOffset>2136140</wp:posOffset>
                </wp:positionH>
                <wp:positionV relativeFrom="paragraph">
                  <wp:posOffset>364490</wp:posOffset>
                </wp:positionV>
                <wp:extent cx="1339850" cy="344805"/>
                <wp:effectExtent l="0" t="0" r="12700" b="17145"/>
                <wp:wrapNone/>
                <wp:docPr id="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9850" cy="344805"/>
                        </a:xfrm>
                        <a:prstGeom prst="rect">
                          <a:avLst/>
                        </a:prstGeom>
                        <a:solidFill>
                          <a:srgbClr val="FFFFFF"/>
                        </a:solidFill>
                        <a:ln w="9525">
                          <a:solidFill>
                            <a:schemeClr val="tx1"/>
                          </a:solidFill>
                          <a:miter lim="800000"/>
                          <a:headEnd/>
                          <a:tailEnd/>
                        </a:ln>
                      </wps:spPr>
                      <wps:txbx>
                        <w:txbxContent>
                          <w:p w14:paraId="0B7AD65B" w14:textId="77777777" w:rsidR="003A7706" w:rsidRPr="0009173B" w:rsidRDefault="003A7706" w:rsidP="0009173B">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秘书长</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文本框 2" o:spid="_x0000_s1027" type="#_x0000_t202" style="position:absolute;left:0;text-align:left;margin-left:168.2pt;margin-top:28.7pt;width:105.5pt;height:27.1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" strokecolor="black [3213]">
                <v:textbox>
                  <w:txbxContent>
                    <w:p w:rsidR="00FB6BA2" w:rsidRPr="0009173B" w:rsidRDefault="00FB6BA2" w:rsidP="0009173B">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秘书长</w:t>
                      </w:r>
                    </w:p>
                  </w:txbxContent>
                </v:textbox>
              </v:shape>
            </w:pict>
          </mc:Fallback>
        </mc:AlternateContent>
      </w:r>
      <w:r>
        <w:rPr>
          <w:noProof/>
          <w:sz w:val="28"/>
          <w:szCs w:val="28"/>
        </w:rPr>
        <mc:AlternateContent>
          <mc:Choice Requires="wps">
            <w:drawing>
              <wp:anchor distT="0" distB="0" distL="114300" distR="114300" simplePos="0" relativeHeight="251696128" behindDoc="0" locked="0" layoutInCell="1" allowOverlap="1" wp14:anchorId="10E108BE" wp14:editId="24191E8B">
                <wp:simplePos x="0" y="0"/>
                <wp:positionH relativeFrom="column">
                  <wp:posOffset>833120</wp:posOffset>
                </wp:positionH>
                <wp:positionV relativeFrom="paragraph">
                  <wp:posOffset>288290</wp:posOffset>
                </wp:positionV>
                <wp:extent cx="3924300" cy="1040765"/>
                <wp:effectExtent l="0" t="0" r="19050" b="26035"/>
                <wp:wrapNone/>
                <wp:docPr id="289" name="椭圆 28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924300" cy="1040765"/>
                        </a:xfrm>
                        <a:prstGeom prst="ellipse">
                          <a:avLst/>
                        </a:prstGeom>
                        <a:noFill/>
                        <a:ln w="6350">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id="椭圆 289" o:spid="_x0000_s1026" style="position:absolute;left:0;text-align:left;margin-left:65.6pt;margin-top:22.7pt;width:309pt;height:81.9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" filled="f" strokecolor="black [3213]" strokeweight=".5pt">
                <v:stroke dashstyle="dash"/>
                <v:path arrowok="t"/>
              </v:oval>
            </w:pict>
          </mc:Fallback>
        </mc:AlternateContent>
      </w:r>
    </w:p>
    <w:p w14:paraId="1F9CB680" w14:textId="77777777" w:rsidR="00C20976" w:rsidRPr="0009173B" w:rsidRDefault="00973150" w:rsidP="00C20976">
      <w:pPr>
        <w:pStyle w:val="af1"/>
        <w:ind w:left="566" w:firstLineChars="0" w:firstLine="0"/>
        <w:rPr>
          <w:sz w:val="28"/>
          <w:szCs w:val="28"/>
        </w:rPr>
      </w:pPr>
      <w:r>
        <w:rPr>
          <w:noProof/>
          <w:sz w:val="28"/>
          <w:szCs w:val="28"/>
        </w:rPr>
        <mc:AlternateContent>
          <mc:Choice Requires="wps">
            <w:drawing>
              <wp:anchor distT="0" distB="0" distL="114298" distR="114298" simplePos="0" relativeHeight="251666432" behindDoc="0" locked="0" layoutInCell="1" allowOverlap="1" wp14:anchorId="72B572D7" wp14:editId="360392B9">
                <wp:simplePos x="0" y="0"/>
                <wp:positionH relativeFrom="column">
                  <wp:posOffset>2786379</wp:posOffset>
                </wp:positionH>
                <wp:positionV relativeFrom="paragraph">
                  <wp:posOffset>319405</wp:posOffset>
                </wp:positionV>
                <wp:extent cx="0" cy="189865"/>
                <wp:effectExtent l="0" t="0" r="19050" b="19685"/>
                <wp:wrapNone/>
                <wp:docPr id="9" name="直接连接符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8986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id="直接连接符 9" o:spid="_x0000_s1026" style="position:absolute;left:0;text-align:left;z-index:251666432;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margin" from="219.4pt,25.15pt" to="219.4pt,4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" strokecolor="black [3213]">
                <o:lock v:ext="edit" shapetype="f"/>
              </v:line>
            </w:pict>
          </mc:Fallback>
        </mc:AlternateContent>
      </w:r>
    </w:p>
    <w:p w14:paraId="5A1219AD" w14:textId="77777777" w:rsidR="0009173B" w:rsidRDefault="00973150" w:rsidP="00C20976">
      <w:pPr>
        <w:pStyle w:val="af1"/>
        <w:ind w:left="566" w:firstLineChars="0" w:firstLine="0"/>
        <w:rPr>
          <w:sz w:val="28"/>
          <w:szCs w:val="28"/>
        </w:rPr>
      </w:pPr>
      <w:r>
        <w:rPr>
          <w:noProof/>
          <w:sz w:val="28"/>
          <w:szCs w:val="28"/>
        </w:rPr>
        <mc:AlternateContent>
          <mc:Choice Requires="wps">
            <w:drawing>
              <wp:anchor distT="0" distB="0" distL="114300" distR="114300" simplePos="0" relativeHeight="251663360" behindDoc="0" locked="0" layoutInCell="1" allowOverlap="1" wp14:anchorId="42209D59" wp14:editId="78412683">
                <wp:simplePos x="0" y="0"/>
                <wp:positionH relativeFrom="column">
                  <wp:posOffset>2133600</wp:posOffset>
                </wp:positionH>
                <wp:positionV relativeFrom="paragraph">
                  <wp:posOffset>104140</wp:posOffset>
                </wp:positionV>
                <wp:extent cx="1339850" cy="344805"/>
                <wp:effectExtent l="0" t="0" r="12700" b="17145"/>
                <wp:wrapNone/>
                <wp:docPr id="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9850" cy="344805"/>
                        </a:xfrm>
                        <a:prstGeom prst="rect">
                          <a:avLst/>
                        </a:prstGeom>
                        <a:solidFill>
                          <a:srgbClr val="FFFFFF"/>
                        </a:solidFill>
                        <a:ln w="9525">
                          <a:solidFill>
                            <a:schemeClr val="tx1"/>
                          </a:solidFill>
                          <a:miter lim="800000"/>
                          <a:headEnd/>
                          <a:tailEnd/>
                        </a:ln>
                      </wps:spPr>
                      <wps:txbx>
                        <w:txbxContent>
                          <w:p w14:paraId="3AE951CD" w14:textId="77777777" w:rsidR="003A7706" w:rsidRPr="0009173B" w:rsidRDefault="003A7706" w:rsidP="0009173B">
                            <w:pPr>
                              <w:spacing w:line="280" w:lineRule="exact"/>
                              <w:jc w:val="center"/>
                              <w:rPr>
                                <w:rFonts w:asciiTheme="minorHAnsi" w:eastAsiaTheme="minorEastAsia" w:hAnsiTheme="minorHAnsi" w:cstheme="minorBidi"/>
                                <w:sz w:val="28"/>
                                <w:szCs w:val="28"/>
                              </w:rPr>
                            </w:pPr>
                            <w:r w:rsidRPr="0009173B">
                              <w:rPr>
                                <w:rFonts w:asciiTheme="minorHAnsi" w:eastAsiaTheme="minorEastAsia" w:hAnsiTheme="minorHAnsi" w:cstheme="minorBidi" w:hint="eastAsia"/>
                                <w:sz w:val="28"/>
                                <w:szCs w:val="28"/>
                              </w:rPr>
                              <w:t>秘书处</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left:0;text-align:left;margin-left:168pt;margin-top:8.2pt;width:105.5pt;height:27.1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" strokecolor="black [3213]">
                <v:textbox>
                  <w:txbxContent>
                    <w:p w:rsidR="00FB6BA2" w:rsidRPr="0009173B" w:rsidRDefault="00FB6BA2" w:rsidP="0009173B">
                      <w:pPr>
                        <w:spacing w:line="280" w:lineRule="exact"/>
                        <w:jc w:val="center"/>
                        <w:rPr>
                          <w:rFonts w:asciiTheme="minorHAnsi" w:eastAsiaTheme="minorEastAsia" w:hAnsiTheme="minorHAnsi" w:cstheme="minorBidi"/>
                          <w:sz w:val="28"/>
                          <w:szCs w:val="28"/>
                        </w:rPr>
                      </w:pPr>
                      <w:r w:rsidRPr="0009173B">
                        <w:rPr>
                          <w:rFonts w:asciiTheme="minorHAnsi" w:eastAsiaTheme="minorEastAsia" w:hAnsiTheme="minorHAnsi" w:cstheme="minorBidi" w:hint="eastAsia"/>
                          <w:sz w:val="28"/>
                          <w:szCs w:val="28"/>
                        </w:rPr>
                        <w:t>秘书处</w:t>
                      </w:r>
                    </w:p>
                  </w:txbxContent>
                </v:textbox>
              </v:shape>
            </w:pict>
          </mc:Fallback>
        </mc:AlternateContent>
      </w:r>
    </w:p>
    <w:p w14:paraId="036FDF23" w14:textId="77777777" w:rsidR="007C2C58" w:rsidRDefault="00973150" w:rsidP="007C2C58">
      <w:pPr>
        <w:pStyle w:val="af1"/>
        <w:ind w:left="566" w:firstLineChars="0" w:firstLine="0"/>
        <w:rPr>
          <w:sz w:val="28"/>
          <w:szCs w:val="28"/>
        </w:rPr>
      </w:pPr>
      <w:r>
        <w:rPr>
          <w:noProof/>
          <w:sz w:val="28"/>
          <w:szCs w:val="28"/>
        </w:rPr>
        <mc:AlternateContent>
          <mc:Choice Requires="wps">
            <w:drawing>
              <wp:anchor distT="0" distB="0" distL="114298" distR="114298" simplePos="0" relativeHeight="251687936" behindDoc="0" locked="0" layoutInCell="1" allowOverlap="1" wp14:anchorId="766F5EDB" wp14:editId="2996EDB9">
                <wp:simplePos x="0" y="0"/>
                <wp:positionH relativeFrom="column">
                  <wp:posOffset>-123191</wp:posOffset>
                </wp:positionH>
                <wp:positionV relativeFrom="paragraph">
                  <wp:posOffset>214630</wp:posOffset>
                </wp:positionV>
                <wp:extent cx="0" cy="1040765"/>
                <wp:effectExtent l="0" t="0" r="19050" b="26035"/>
                <wp:wrapNone/>
                <wp:docPr id="24" name="直接连接符 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04076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直接连接符 24" o:spid="_x0000_s1026" style="position:absolute;left:0;text-align:left;flip:y;z-index:251687936;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margin;mso-height-relative:margin" from="-9.7pt,16.9pt" to="-9.7pt,9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" strokecolor="black [3213]">
                <o:lock v:ext="edit" shapetype="f"/>
              </v:line>
            </w:pict>
          </mc:Fallback>
        </mc:AlternateContent>
      </w:r>
      <w:r>
        <w:rPr>
          <w:noProof/>
          <w:sz w:val="28"/>
          <w:szCs w:val="28"/>
        </w:rPr>
        <mc:AlternateContent>
          <mc:Choice Requires="wps">
            <w:drawing>
              <wp:anchor distT="0" distB="0" distL="114298" distR="114298" simplePos="0" relativeHeight="251688960" behindDoc="0" locked="0" layoutInCell="1" allowOverlap="1" wp14:anchorId="1E2A96EB" wp14:editId="62EC7E80">
                <wp:simplePos x="0" y="0"/>
                <wp:positionH relativeFrom="column">
                  <wp:posOffset>1114424</wp:posOffset>
                </wp:positionH>
                <wp:positionV relativeFrom="paragraph">
                  <wp:posOffset>214630</wp:posOffset>
                </wp:positionV>
                <wp:extent cx="0" cy="1068705"/>
                <wp:effectExtent l="0" t="0" r="19050" b="17145"/>
                <wp:wrapNone/>
                <wp:docPr id="20" name="直接连接符 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06870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id="直接连接符 20" o:spid="_x0000_s1026" style="position:absolute;left:0;text-align:left;z-index:251688960;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margin" from="87.75pt,16.9pt" to="87.75pt,10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" strokecolor="black [3213]">
                <o:lock v:ext="edit" shapetype="f"/>
              </v:line>
            </w:pict>
          </mc:Fallback>
        </mc:AlternateContent>
      </w:r>
      <w:r>
        <w:rPr>
          <w:noProof/>
          <w:sz w:val="28"/>
          <w:szCs w:val="28"/>
        </w:rPr>
        <mc:AlternateContent>
          <mc:Choice Requires="wps">
            <w:drawing>
              <wp:anchor distT="0" distB="0" distL="114298" distR="114298" simplePos="0" relativeHeight="251689984" behindDoc="0" locked="0" layoutInCell="1" allowOverlap="1" wp14:anchorId="25BDD921" wp14:editId="7F3F9EA7">
                <wp:simplePos x="0" y="0"/>
                <wp:positionH relativeFrom="column">
                  <wp:posOffset>3337559</wp:posOffset>
                </wp:positionH>
                <wp:positionV relativeFrom="paragraph">
                  <wp:posOffset>214630</wp:posOffset>
                </wp:positionV>
                <wp:extent cx="0" cy="1068705"/>
                <wp:effectExtent l="0" t="0" r="19050" b="17145"/>
                <wp:wrapNone/>
                <wp:docPr id="23" name="直接连接符 2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06870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id="直接连接符 23" o:spid="_x0000_s1026" style="position:absolute;left:0;text-align:left;z-index:251689984;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margin" from="262.8pt,16.9pt" to="262.8pt,10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" strokecolor="black [3213]">
                <o:lock v:ext="edit" shapetype="f"/>
              </v:line>
            </w:pict>
          </mc:Fallback>
        </mc:AlternateContent>
      </w:r>
      <w:r>
        <w:rPr>
          <w:noProof/>
          <w:sz w:val="28"/>
          <w:szCs w:val="28"/>
        </w:rPr>
        <mc:AlternateContent>
          <mc:Choice Requires="wps">
            <w:drawing>
              <wp:anchor distT="0" distB="0" distL="114298" distR="114298" simplePos="0" relativeHeight="251691008" behindDoc="0" locked="0" layoutInCell="1" allowOverlap="1" wp14:anchorId="46B65A70" wp14:editId="5CB85892">
                <wp:simplePos x="0" y="0"/>
                <wp:positionH relativeFrom="column">
                  <wp:posOffset>4441824</wp:posOffset>
                </wp:positionH>
                <wp:positionV relativeFrom="paragraph">
                  <wp:posOffset>214630</wp:posOffset>
                </wp:positionV>
                <wp:extent cx="0" cy="1068705"/>
                <wp:effectExtent l="0" t="0" r="19050" b="17145"/>
                <wp:wrapNone/>
                <wp:docPr id="22" name="直接连接符 2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06870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id="直接连接符 22" o:spid="_x0000_s1026" style="position:absolute;left:0;text-align:left;z-index:251691008;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margin" from="349.75pt,16.9pt" to="349.75pt,10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" strokecolor="black [3213]">
                <o:lock v:ext="edit" shapetype="f"/>
              </v:line>
            </w:pict>
          </mc:Fallback>
        </mc:AlternateContent>
      </w:r>
      <w:r>
        <w:rPr>
          <w:noProof/>
          <w:sz w:val="28"/>
          <w:szCs w:val="28"/>
        </w:rPr>
        <mc:AlternateContent>
          <mc:Choice Requires="wps">
            <w:drawing>
              <wp:anchor distT="0" distB="0" distL="114298" distR="114298" simplePos="0" relativeHeight="251695104" behindDoc="0" locked="0" layoutInCell="1" allowOverlap="1" wp14:anchorId="272AC9BC" wp14:editId="2F89EBF8">
                <wp:simplePos x="0" y="0"/>
                <wp:positionH relativeFrom="column">
                  <wp:posOffset>5679439</wp:posOffset>
                </wp:positionH>
                <wp:positionV relativeFrom="paragraph">
                  <wp:posOffset>214630</wp:posOffset>
                </wp:positionV>
                <wp:extent cx="0" cy="1068705"/>
                <wp:effectExtent l="0" t="0" r="19050" b="17145"/>
                <wp:wrapNone/>
                <wp:docPr id="288" name="直接连接符 28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0" cy="106870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id="直接连接符 288" o:spid="_x0000_s1026" style="position:absolute;left:0;text-align:left;flip:x;z-index:251695104;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margin" from="447.2pt,16.9pt" to="447.2pt,10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" strokecolor="black [3213]">
                <o:lock v:ext="edit" shapetype="f"/>
              </v:line>
            </w:pict>
          </mc:Fallback>
        </mc:AlternateContent>
      </w:r>
      <w:r>
        <w:rPr>
          <w:noProof/>
          <w:sz w:val="28"/>
          <w:szCs w:val="28"/>
        </w:rPr>
        <mc:AlternateContent>
          <mc:Choice Requires="wps">
            <w:drawing>
              <wp:anchor distT="4294967294" distB="4294967294" distL="114300" distR="114300" simplePos="0" relativeHeight="251674624" behindDoc="0" locked="0" layoutInCell="1" allowOverlap="1" wp14:anchorId="592E452F" wp14:editId="5F210FD6">
                <wp:simplePos x="0" y="0"/>
                <wp:positionH relativeFrom="column">
                  <wp:posOffset>-123190</wp:posOffset>
                </wp:positionH>
                <wp:positionV relativeFrom="paragraph">
                  <wp:posOffset>214629</wp:posOffset>
                </wp:positionV>
                <wp:extent cx="5802630" cy="0"/>
                <wp:effectExtent l="0" t="0" r="26670" b="19050"/>
                <wp:wrapNone/>
                <wp:docPr id="15" name="直接连接符 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80263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直接连接符 15" o:spid="_x0000_s1026" style="position:absolute;left:0;text-align:left;z-index:25167462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margin;mso-height-relative:margin" from="-9.7pt,16.9pt" to="447.2pt,1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" strokecolor="black [3213]">
                <o:lock v:ext="edit" shapetype="f"/>
              </v:line>
            </w:pict>
          </mc:Fallback>
        </mc:AlternateContent>
      </w:r>
      <w:r>
        <w:rPr>
          <w:noProof/>
          <w:sz w:val="28"/>
          <w:szCs w:val="28"/>
        </w:rPr>
        <mc:AlternateContent>
          <mc:Choice Requires="wps">
            <w:drawing>
              <wp:anchor distT="0" distB="0" distL="114298" distR="114298" simplePos="0" relativeHeight="251680768" behindDoc="0" locked="0" layoutInCell="1" allowOverlap="1" wp14:anchorId="126976F0" wp14:editId="730481C4">
                <wp:simplePos x="0" y="0"/>
                <wp:positionH relativeFrom="column">
                  <wp:posOffset>2247264</wp:posOffset>
                </wp:positionH>
                <wp:positionV relativeFrom="paragraph">
                  <wp:posOffset>214630</wp:posOffset>
                </wp:positionV>
                <wp:extent cx="0" cy="1469390"/>
                <wp:effectExtent l="0" t="0" r="19050" b="16510"/>
                <wp:wrapNone/>
                <wp:docPr id="25" name="直接连接符 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46939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id="直接连接符 25" o:spid="_x0000_s1026" style="position:absolute;left:0;text-align:left;z-index:251680768;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margin" from="176.95pt,16.9pt" to="176.95pt,13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" strokecolor="black [3213]">
                <o:lock v:ext="edit" shapetype="f"/>
              </v:line>
            </w:pict>
          </mc:Fallback>
        </mc:AlternateContent>
      </w:r>
      <w:r>
        <w:rPr>
          <w:noProof/>
          <w:sz w:val="28"/>
          <w:szCs w:val="28"/>
        </w:rPr>
        <mc:AlternateContent>
          <mc:Choice Requires="wps">
            <w:drawing>
              <wp:anchor distT="0" distB="0" distL="114298" distR="114298" simplePos="0" relativeHeight="251676672" behindDoc="0" locked="0" layoutInCell="1" allowOverlap="1" wp14:anchorId="0EF33F55" wp14:editId="24D14E90">
                <wp:simplePos x="0" y="0"/>
                <wp:positionH relativeFrom="column">
                  <wp:posOffset>1667509</wp:posOffset>
                </wp:positionH>
                <wp:positionV relativeFrom="paragraph">
                  <wp:posOffset>212090</wp:posOffset>
                </wp:positionV>
                <wp:extent cx="0" cy="280670"/>
                <wp:effectExtent l="0" t="0" r="19050" b="24130"/>
                <wp:wrapNone/>
                <wp:docPr id="17" name="直接连接符 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8067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id="直接连接符 17" o:spid="_x0000_s1026" style="position:absolute;left:0;text-align:left;z-index:251676672;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margin" from="131.3pt,16.7pt" to="131.3pt,3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" strokecolor="black [3213]">
                <o:lock v:ext="edit" shapetype="f"/>
              </v:line>
            </w:pict>
          </mc:Fallback>
        </mc:AlternateContent>
      </w:r>
      <w:r>
        <w:rPr>
          <w:noProof/>
          <w:sz w:val="28"/>
          <w:szCs w:val="28"/>
        </w:rPr>
        <mc:AlternateContent>
          <mc:Choice Requires="wps">
            <w:drawing>
              <wp:anchor distT="0" distB="0" distL="114298" distR="114298" simplePos="0" relativeHeight="251678720" behindDoc="0" locked="0" layoutInCell="1" allowOverlap="1" wp14:anchorId="0CBFA403" wp14:editId="2F03B552">
                <wp:simplePos x="0" y="0"/>
                <wp:positionH relativeFrom="column">
                  <wp:posOffset>4998719</wp:posOffset>
                </wp:positionH>
                <wp:positionV relativeFrom="paragraph">
                  <wp:posOffset>217170</wp:posOffset>
                </wp:positionV>
                <wp:extent cx="0" cy="280670"/>
                <wp:effectExtent l="0" t="0" r="19050" b="24130"/>
                <wp:wrapNone/>
                <wp:docPr id="19" name="直接连接符 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8067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id="直接连接符 19" o:spid="_x0000_s1026" style="position:absolute;left:0;text-align:left;z-index:251678720;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margin" from="393.6pt,17.1pt" to="393.6pt,3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" strokecolor="black [3213]">
                <o:lock v:ext="edit" shapetype="f"/>
              </v:line>
            </w:pict>
          </mc:Fallback>
        </mc:AlternateContent>
      </w:r>
      <w:r>
        <w:rPr>
          <w:noProof/>
          <w:sz w:val="28"/>
          <w:szCs w:val="28"/>
        </w:rPr>
        <mc:AlternateContent>
          <mc:Choice Requires="wps">
            <w:drawing>
              <wp:anchor distT="0" distB="0" distL="114298" distR="114298" simplePos="0" relativeHeight="251677696" behindDoc="0" locked="0" layoutInCell="1" allowOverlap="1" wp14:anchorId="3C4FE767" wp14:editId="606D2160">
                <wp:simplePos x="0" y="0"/>
                <wp:positionH relativeFrom="column">
                  <wp:posOffset>3916044</wp:posOffset>
                </wp:positionH>
                <wp:positionV relativeFrom="paragraph">
                  <wp:posOffset>217170</wp:posOffset>
                </wp:positionV>
                <wp:extent cx="0" cy="280670"/>
                <wp:effectExtent l="0" t="0" r="19050" b="24130"/>
                <wp:wrapNone/>
                <wp:docPr id="18" name="直接连接符 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8067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id="直接连接符 18" o:spid="_x0000_s1026" style="position:absolute;left:0;text-align:left;z-index:251677696;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margin" from="308.35pt,17.1pt" to="308.35pt,3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" strokecolor="black [3213]">
                <o:lock v:ext="edit" shapetype="f"/>
              </v:line>
            </w:pict>
          </mc:Fallback>
        </mc:AlternateContent>
      </w:r>
      <w:r>
        <w:rPr>
          <w:noProof/>
          <w:sz w:val="28"/>
          <w:szCs w:val="28"/>
        </w:rPr>
        <mc:AlternateContent>
          <mc:Choice Requires="wps">
            <w:drawing>
              <wp:anchor distT="0" distB="0" distL="114298" distR="114298" simplePos="0" relativeHeight="251675648" behindDoc="0" locked="0" layoutInCell="1" allowOverlap="1" wp14:anchorId="55A63A3D" wp14:editId="6515123F">
                <wp:simplePos x="0" y="0"/>
                <wp:positionH relativeFrom="column">
                  <wp:posOffset>566419</wp:posOffset>
                </wp:positionH>
                <wp:positionV relativeFrom="paragraph">
                  <wp:posOffset>214630</wp:posOffset>
                </wp:positionV>
                <wp:extent cx="0" cy="280670"/>
                <wp:effectExtent l="0" t="0" r="19050" b="24130"/>
                <wp:wrapNone/>
                <wp:docPr id="16" name="直接连接符 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8067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id="直接连接符 16" o:spid="_x0000_s1026" style="position:absolute;left:0;text-align:left;z-index:251675648;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margin" from="44.6pt,16.9pt" to="44.6pt,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" strokecolor="black [3213]">
                <o:lock v:ext="edit" shapetype="f"/>
              </v:line>
            </w:pict>
          </mc:Fallback>
        </mc:AlternateContent>
      </w:r>
      <w:r>
        <w:rPr>
          <w:noProof/>
          <w:sz w:val="28"/>
          <w:szCs w:val="28"/>
        </w:rPr>
        <mc:AlternateContent>
          <mc:Choice Requires="wps">
            <w:drawing>
              <wp:anchor distT="0" distB="0" distL="114298" distR="114298" simplePos="0" relativeHeight="251668480" behindDoc="0" locked="0" layoutInCell="1" allowOverlap="1" wp14:anchorId="7469DDCA" wp14:editId="1C6E8599">
                <wp:simplePos x="0" y="0"/>
                <wp:positionH relativeFrom="column">
                  <wp:posOffset>2788919</wp:posOffset>
                </wp:positionH>
                <wp:positionV relativeFrom="paragraph">
                  <wp:posOffset>52705</wp:posOffset>
                </wp:positionV>
                <wp:extent cx="0" cy="442595"/>
                <wp:effectExtent l="0" t="0" r="19050" b="14605"/>
                <wp:wrapNone/>
                <wp:docPr id="8" name="直接连接符 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44259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id="直接连接符 8" o:spid="_x0000_s1026" style="position:absolute;left:0;text-align:left;z-index:251668480;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margin" from="219.6pt,4.15pt" to="219.6pt,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" strokecolor="black [3213]">
                <o:lock v:ext="edit" shapetype="f"/>
              </v:line>
            </w:pict>
          </mc:Fallback>
        </mc:AlternateContent>
      </w:r>
    </w:p>
    <w:p w14:paraId="75CFFAA8" w14:textId="77777777" w:rsidR="007C2C58" w:rsidRDefault="00973150" w:rsidP="007C2C58">
      <w:pPr>
        <w:pStyle w:val="af1"/>
        <w:ind w:left="566" w:firstLineChars="0" w:firstLine="0"/>
        <w:rPr>
          <w:sz w:val="28"/>
          <w:szCs w:val="28"/>
        </w:rPr>
      </w:pPr>
      <w:r>
        <w:rPr>
          <w:noProof/>
          <w:sz w:val="28"/>
          <w:szCs w:val="28"/>
        </w:rPr>
        <mc:AlternateContent>
          <mc:Choice Requires="wps">
            <w:drawing>
              <wp:anchor distT="0" distB="0" distL="114300" distR="114300" simplePos="0" relativeHeight="251673600" behindDoc="0" locked="0" layoutInCell="1" allowOverlap="1" wp14:anchorId="5707F1C2" wp14:editId="66D27BA3">
                <wp:simplePos x="0" y="0"/>
                <wp:positionH relativeFrom="column">
                  <wp:posOffset>4797425</wp:posOffset>
                </wp:positionH>
                <wp:positionV relativeFrom="paragraph">
                  <wp:posOffset>99060</wp:posOffset>
                </wp:positionV>
                <wp:extent cx="449580" cy="598170"/>
                <wp:effectExtent l="0" t="0" r="26670" b="11430"/>
                <wp:wrapNone/>
                <wp:docPr id="1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 cy="598170"/>
                        </a:xfrm>
                        <a:prstGeom prst="rect">
                          <a:avLst/>
                        </a:prstGeom>
                        <a:solidFill>
                          <a:srgbClr val="FFFFFF"/>
                        </a:solidFill>
                        <a:ln w="9525">
                          <a:solidFill>
                            <a:schemeClr val="tx1"/>
                          </a:solidFill>
                          <a:miter lim="800000"/>
                          <a:headEnd/>
                          <a:tailEnd/>
                        </a:ln>
                      </wps:spPr>
                      <wps:txbx>
                        <w:txbxContent>
                          <w:p w14:paraId="646DF387" w14:textId="77777777" w:rsidR="003A7706" w:rsidRDefault="003A7706" w:rsidP="007C2C58">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14:paraId="6924610D" w14:textId="77777777" w:rsidR="003A7706" w:rsidRPr="0009173B" w:rsidRDefault="003A7706" w:rsidP="007C2C58">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E</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left:0;text-align:left;margin-left:377.75pt;margin-top:7.8pt;width:35.4pt;height:47.1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" strokecolor="black [3213]">
                <v:textbox>
                  <w:txbxContent>
                    <w:p w:rsidR="00FB6BA2" w:rsidRDefault="00FB6BA2" w:rsidP="007C2C58">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rsidR="00FB6BA2" w:rsidRPr="0009173B" w:rsidRDefault="00FB6BA2" w:rsidP="007C2C58">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E</w:t>
                      </w:r>
                    </w:p>
                  </w:txbxContent>
                </v:textbox>
              </v:shape>
            </w:pict>
          </mc:Fallback>
        </mc:AlternateContent>
      </w:r>
      <w:r>
        <w:rPr>
          <w:noProof/>
          <w:sz w:val="28"/>
          <w:szCs w:val="28"/>
        </w:rPr>
        <mc:AlternateContent>
          <mc:Choice Requires="wps">
            <w:drawing>
              <wp:anchor distT="0" distB="0" distL="114300" distR="114300" simplePos="0" relativeHeight="251672576" behindDoc="0" locked="0" layoutInCell="1" allowOverlap="1" wp14:anchorId="33DE0617" wp14:editId="679C6D14">
                <wp:simplePos x="0" y="0"/>
                <wp:positionH relativeFrom="column">
                  <wp:posOffset>3668395</wp:posOffset>
                </wp:positionH>
                <wp:positionV relativeFrom="paragraph">
                  <wp:posOffset>99060</wp:posOffset>
                </wp:positionV>
                <wp:extent cx="449580" cy="598170"/>
                <wp:effectExtent l="0" t="0" r="26670" b="11430"/>
                <wp:wrapNone/>
                <wp:docPr id="1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 cy="598170"/>
                        </a:xfrm>
                        <a:prstGeom prst="rect">
                          <a:avLst/>
                        </a:prstGeom>
                        <a:solidFill>
                          <a:srgbClr val="FFFFFF"/>
                        </a:solidFill>
                        <a:ln w="9525">
                          <a:solidFill>
                            <a:schemeClr val="tx1"/>
                          </a:solidFill>
                          <a:miter lim="800000"/>
                          <a:headEnd/>
                          <a:tailEnd/>
                        </a:ln>
                      </wps:spPr>
                      <wps:txbx>
                        <w:txbxContent>
                          <w:p w14:paraId="6BCF15C6" w14:textId="77777777" w:rsidR="003A7706" w:rsidRDefault="003A7706" w:rsidP="007C2C58">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14:paraId="02833502" w14:textId="77777777" w:rsidR="003A7706" w:rsidRPr="0009173B" w:rsidRDefault="003A7706" w:rsidP="007C2C58">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D</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left:0;text-align:left;margin-left:288.85pt;margin-top:7.8pt;width:35.4pt;height:47.1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" strokecolor="black [3213]">
                <v:textbox>
                  <w:txbxContent>
                    <w:p w:rsidR="00FB6BA2" w:rsidRDefault="00FB6BA2" w:rsidP="007C2C58">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rsidR="00FB6BA2" w:rsidRPr="0009173B" w:rsidRDefault="00FB6BA2" w:rsidP="007C2C58">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D</w:t>
                      </w:r>
                    </w:p>
                  </w:txbxContent>
                </v:textbox>
              </v:shape>
            </w:pict>
          </mc:Fallback>
        </mc:AlternateContent>
      </w:r>
      <w:r>
        <w:rPr>
          <w:noProof/>
          <w:sz w:val="28"/>
          <w:szCs w:val="28"/>
        </w:rPr>
        <mc:AlternateContent>
          <mc:Choice Requires="wps">
            <w:drawing>
              <wp:anchor distT="0" distB="0" distL="114300" distR="114300" simplePos="0" relativeHeight="251671552" behindDoc="0" locked="0" layoutInCell="1" allowOverlap="1" wp14:anchorId="77119877" wp14:editId="79130543">
                <wp:simplePos x="0" y="0"/>
                <wp:positionH relativeFrom="column">
                  <wp:posOffset>2564130</wp:posOffset>
                </wp:positionH>
                <wp:positionV relativeFrom="paragraph">
                  <wp:posOffset>99695</wp:posOffset>
                </wp:positionV>
                <wp:extent cx="449580" cy="598170"/>
                <wp:effectExtent l="0" t="0" r="26670" b="11430"/>
                <wp:wrapNone/>
                <wp:docPr id="1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 cy="598170"/>
                        </a:xfrm>
                        <a:prstGeom prst="rect">
                          <a:avLst/>
                        </a:prstGeom>
                        <a:solidFill>
                          <a:srgbClr val="FFFFFF"/>
                        </a:solidFill>
                        <a:ln w="9525">
                          <a:solidFill>
                            <a:schemeClr val="tx1"/>
                          </a:solidFill>
                          <a:miter lim="800000"/>
                          <a:headEnd/>
                          <a:tailEnd/>
                        </a:ln>
                      </wps:spPr>
                      <wps:txbx>
                        <w:txbxContent>
                          <w:p w14:paraId="40ADE5A6" w14:textId="77777777" w:rsidR="003A7706" w:rsidRDefault="003A7706" w:rsidP="007C2C58">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14:paraId="6A4FECF1" w14:textId="77777777" w:rsidR="003A7706" w:rsidRPr="0009173B" w:rsidRDefault="003A7706" w:rsidP="007C2C58">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C</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left:0;text-align:left;margin-left:201.9pt;margin-top:7.85pt;width:35.4pt;height:47.1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" strokecolor="black [3213]">
                <v:textbox>
                  <w:txbxContent>
                    <w:p w:rsidR="00FB6BA2" w:rsidRDefault="00FB6BA2" w:rsidP="007C2C58">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rsidR="00FB6BA2" w:rsidRPr="0009173B" w:rsidRDefault="00FB6BA2" w:rsidP="007C2C58">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C</w:t>
                      </w:r>
                    </w:p>
                  </w:txbxContent>
                </v:textbox>
              </v:shape>
            </w:pict>
          </mc:Fallback>
        </mc:AlternateContent>
      </w:r>
      <w:r>
        <w:rPr>
          <w:noProof/>
          <w:sz w:val="28"/>
          <w:szCs w:val="28"/>
        </w:rPr>
        <mc:AlternateContent>
          <mc:Choice Requires="wps">
            <w:drawing>
              <wp:anchor distT="0" distB="0" distL="114300" distR="114300" simplePos="0" relativeHeight="251670528" behindDoc="0" locked="0" layoutInCell="1" allowOverlap="1" wp14:anchorId="69BDDB3D" wp14:editId="3390B5C3">
                <wp:simplePos x="0" y="0"/>
                <wp:positionH relativeFrom="column">
                  <wp:posOffset>1441450</wp:posOffset>
                </wp:positionH>
                <wp:positionV relativeFrom="paragraph">
                  <wp:posOffset>100965</wp:posOffset>
                </wp:positionV>
                <wp:extent cx="449580" cy="598170"/>
                <wp:effectExtent l="0" t="0" r="26670" b="11430"/>
                <wp:wrapNone/>
                <wp:docPr id="1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 cy="598170"/>
                        </a:xfrm>
                        <a:prstGeom prst="rect">
                          <a:avLst/>
                        </a:prstGeom>
                        <a:solidFill>
                          <a:srgbClr val="FFFFFF"/>
                        </a:solidFill>
                        <a:ln w="9525">
                          <a:solidFill>
                            <a:schemeClr val="tx1"/>
                          </a:solidFill>
                          <a:miter lim="800000"/>
                          <a:headEnd/>
                          <a:tailEnd/>
                        </a:ln>
                      </wps:spPr>
                      <wps:txbx>
                        <w:txbxContent>
                          <w:p w14:paraId="4F636B4D" w14:textId="77777777" w:rsidR="003A7706" w:rsidRDefault="003A7706" w:rsidP="007C2C58">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14:paraId="34184031" w14:textId="77777777" w:rsidR="003A7706" w:rsidRPr="0009173B" w:rsidRDefault="003A7706" w:rsidP="007C2C58">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B</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left:0;text-align:left;margin-left:113.5pt;margin-top:7.95pt;width:35.4pt;height:47.1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" strokecolor="black [3213]">
                <v:textbox>
                  <w:txbxContent>
                    <w:p w:rsidR="00FB6BA2" w:rsidRDefault="00FB6BA2" w:rsidP="007C2C58">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rsidR="00FB6BA2" w:rsidRPr="0009173B" w:rsidRDefault="00FB6BA2" w:rsidP="007C2C58">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B</w:t>
                      </w:r>
                    </w:p>
                  </w:txbxContent>
                </v:textbox>
              </v:shape>
            </w:pict>
          </mc:Fallback>
        </mc:AlternateContent>
      </w:r>
      <w:r>
        <w:rPr>
          <w:noProof/>
          <w:sz w:val="28"/>
          <w:szCs w:val="28"/>
        </w:rPr>
        <mc:AlternateContent>
          <mc:Choice Requires="wps">
            <w:drawing>
              <wp:anchor distT="0" distB="0" distL="114300" distR="114300" simplePos="0" relativeHeight="251669504" behindDoc="0" locked="0" layoutInCell="1" allowOverlap="1" wp14:anchorId="5199C451" wp14:editId="130D4666">
                <wp:simplePos x="0" y="0"/>
                <wp:positionH relativeFrom="column">
                  <wp:posOffset>340995</wp:posOffset>
                </wp:positionH>
                <wp:positionV relativeFrom="paragraph">
                  <wp:posOffset>93980</wp:posOffset>
                </wp:positionV>
                <wp:extent cx="449580" cy="598170"/>
                <wp:effectExtent l="0" t="0" r="26670" b="11430"/>
                <wp:wrapNone/>
                <wp:docPr id="1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 cy="598170"/>
                        </a:xfrm>
                        <a:prstGeom prst="rect">
                          <a:avLst/>
                        </a:prstGeom>
                        <a:solidFill>
                          <a:srgbClr val="FFFFFF"/>
                        </a:solidFill>
                        <a:ln w="9525">
                          <a:solidFill>
                            <a:schemeClr val="tx1"/>
                          </a:solidFill>
                          <a:miter lim="800000"/>
                          <a:headEnd/>
                          <a:tailEnd/>
                        </a:ln>
                      </wps:spPr>
                      <wps:txbx>
                        <w:txbxContent>
                          <w:p w14:paraId="7BC41803" w14:textId="77777777" w:rsidR="003A7706" w:rsidRDefault="003A7706" w:rsidP="007C2C58">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14:paraId="2CDA1291" w14:textId="77777777" w:rsidR="003A7706" w:rsidRPr="0009173B" w:rsidRDefault="003A7706" w:rsidP="007C2C58">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A</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left:0;text-align:left;margin-left:26.85pt;margin-top:7.4pt;width:35.4pt;height:47.1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" strokecolor="black [3213]">
                <v:textbox>
                  <w:txbxContent>
                    <w:p w:rsidR="00FB6BA2" w:rsidRDefault="00FB6BA2" w:rsidP="007C2C58">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rsidR="00FB6BA2" w:rsidRPr="0009173B" w:rsidRDefault="00FB6BA2" w:rsidP="007C2C58">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A</w:t>
                      </w:r>
                    </w:p>
                  </w:txbxContent>
                </v:textbox>
              </v:shape>
            </w:pict>
          </mc:Fallback>
        </mc:AlternateContent>
      </w:r>
    </w:p>
    <w:p w14:paraId="46D00108" w14:textId="77777777" w:rsidR="007C2C58" w:rsidRDefault="007C2C58" w:rsidP="007C2C58">
      <w:pPr>
        <w:pStyle w:val="af1"/>
        <w:wordWrap w:val="0"/>
        <w:ind w:left="566" w:firstLineChars="0" w:firstLine="0"/>
        <w:jc w:val="right"/>
        <w:rPr>
          <w:sz w:val="28"/>
          <w:szCs w:val="28"/>
        </w:rPr>
      </w:pPr>
    </w:p>
    <w:p w14:paraId="34C46F71" w14:textId="77777777" w:rsidR="007C2C58" w:rsidRPr="0097613C" w:rsidRDefault="00973150" w:rsidP="0097613C">
      <w:pPr>
        <w:rPr>
          <w:sz w:val="28"/>
          <w:szCs w:val="28"/>
        </w:rPr>
      </w:pPr>
      <w:r>
        <w:rPr>
          <w:noProof/>
        </w:rPr>
        <mc:AlternateContent>
          <mc:Choice Requires="wps">
            <w:drawing>
              <wp:anchor distT="0" distB="0" distL="114300" distR="114300" simplePos="0" relativeHeight="251693056" behindDoc="0" locked="0" layoutInCell="1" allowOverlap="1" wp14:anchorId="7F526AE7" wp14:editId="17DC146F">
                <wp:simplePos x="0" y="0"/>
                <wp:positionH relativeFrom="column">
                  <wp:posOffset>5441315</wp:posOffset>
                </wp:positionH>
                <wp:positionV relativeFrom="paragraph">
                  <wp:posOffset>96520</wp:posOffset>
                </wp:positionV>
                <wp:extent cx="449580" cy="598170"/>
                <wp:effectExtent l="0" t="0" r="26670" b="11430"/>
                <wp:wrapNone/>
                <wp:docPr id="3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 cy="598170"/>
                        </a:xfrm>
                        <a:prstGeom prst="rect">
                          <a:avLst/>
                        </a:prstGeom>
                        <a:solidFill>
                          <a:srgbClr val="FFFFFF"/>
                        </a:solidFill>
                        <a:ln w="9525">
                          <a:solidFill>
                            <a:schemeClr val="tx1"/>
                          </a:solidFill>
                          <a:miter lim="800000"/>
                          <a:headEnd/>
                          <a:tailEnd/>
                        </a:ln>
                      </wps:spPr>
                      <wps:txbx>
                        <w:txbxContent>
                          <w:p w14:paraId="3C4A49B7" w14:textId="77777777" w:rsidR="003A7706" w:rsidRDefault="003A7706" w:rsidP="007C2C58">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14:paraId="08FAB30C" w14:textId="77777777" w:rsidR="003A7706" w:rsidRPr="0009173B" w:rsidRDefault="003A7706" w:rsidP="007C2C58">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id="_x0000_s1034" type="#_x0000_t202" style="position:absolute;left:0;text-align:left;margin-left:428.45pt;margin-top:7.6pt;width:35.4pt;height:47.1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" strokecolor="black [3213]">
                <v:textbox>
                  <w:txbxContent>
                    <w:p w:rsidR="00FB6BA2" w:rsidRDefault="00FB6BA2" w:rsidP="007C2C58">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rsidR="00FB6BA2" w:rsidRPr="0009173B" w:rsidRDefault="00FB6BA2" w:rsidP="007C2C58">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w:t>
                      </w:r>
                    </w:p>
                  </w:txbxContent>
                </v:textbox>
              </v:shape>
            </w:pict>
          </mc:Fallback>
        </mc:AlternateContent>
      </w:r>
      <w:r>
        <w:rPr>
          <w:noProof/>
        </w:rPr>
        <mc:AlternateContent>
          <mc:Choice Requires="wps">
            <w:drawing>
              <wp:anchor distT="0" distB="0" distL="114300" distR="114300" simplePos="0" relativeHeight="251685888" behindDoc="0" locked="0" layoutInCell="1" allowOverlap="1" wp14:anchorId="7108AB2E" wp14:editId="749C0123">
                <wp:simplePos x="0" y="0"/>
                <wp:positionH relativeFrom="column">
                  <wp:posOffset>4226560</wp:posOffset>
                </wp:positionH>
                <wp:positionV relativeFrom="paragraph">
                  <wp:posOffset>99060</wp:posOffset>
                </wp:positionV>
                <wp:extent cx="449580" cy="598170"/>
                <wp:effectExtent l="0" t="0" r="26670" b="11430"/>
                <wp:wrapNone/>
                <wp:docPr id="2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 cy="598170"/>
                        </a:xfrm>
                        <a:prstGeom prst="rect">
                          <a:avLst/>
                        </a:prstGeom>
                        <a:solidFill>
                          <a:srgbClr val="FFFFFF"/>
                        </a:solidFill>
                        <a:ln w="9525">
                          <a:solidFill>
                            <a:schemeClr val="tx1"/>
                          </a:solidFill>
                          <a:miter lim="800000"/>
                          <a:headEnd/>
                          <a:tailEnd/>
                        </a:ln>
                      </wps:spPr>
                      <wps:txbx>
                        <w:txbxContent>
                          <w:p w14:paraId="45E9B5AF" w14:textId="77777777" w:rsidR="003A7706" w:rsidRDefault="003A7706" w:rsidP="007C2C58">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14:paraId="31EBC282" w14:textId="77777777" w:rsidR="003A7706" w:rsidRPr="0009173B" w:rsidRDefault="003A7706" w:rsidP="007C2C58">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J</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id="_x0000_s1035" type="#_x0000_t202" style="position:absolute;left:0;text-align:left;margin-left:332.8pt;margin-top:7.8pt;width:35.4pt;height:47.1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" strokecolor="black [3213]">
                <v:textbox>
                  <w:txbxContent>
                    <w:p w:rsidR="00FB6BA2" w:rsidRDefault="00FB6BA2" w:rsidP="007C2C58">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rsidR="00FB6BA2" w:rsidRPr="0009173B" w:rsidRDefault="00FB6BA2" w:rsidP="007C2C58">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J</w:t>
                      </w:r>
                    </w:p>
                  </w:txbxContent>
                </v:textbox>
              </v:shape>
            </w:pict>
          </mc:Fallback>
        </mc:AlternateContent>
      </w:r>
      <w:r>
        <w:rPr>
          <w:noProof/>
        </w:rPr>
        <mc:AlternateContent>
          <mc:Choice Requires="wps">
            <w:drawing>
              <wp:anchor distT="0" distB="0" distL="114300" distR="114300" simplePos="0" relativeHeight="251684864" behindDoc="0" locked="0" layoutInCell="1" allowOverlap="1" wp14:anchorId="1FE49E9E" wp14:editId="20A5D377">
                <wp:simplePos x="0" y="0"/>
                <wp:positionH relativeFrom="column">
                  <wp:posOffset>3133090</wp:posOffset>
                </wp:positionH>
                <wp:positionV relativeFrom="paragraph">
                  <wp:posOffset>99060</wp:posOffset>
                </wp:positionV>
                <wp:extent cx="449580" cy="598170"/>
                <wp:effectExtent l="0" t="0" r="26670" b="11430"/>
                <wp:wrapNone/>
                <wp:docPr id="2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 cy="598170"/>
                        </a:xfrm>
                        <a:prstGeom prst="rect">
                          <a:avLst/>
                        </a:prstGeom>
                        <a:solidFill>
                          <a:srgbClr val="FFFFFF"/>
                        </a:solidFill>
                        <a:ln w="9525">
                          <a:solidFill>
                            <a:schemeClr val="tx1"/>
                          </a:solidFill>
                          <a:miter lim="800000"/>
                          <a:headEnd/>
                          <a:tailEnd/>
                        </a:ln>
                      </wps:spPr>
                      <wps:txbx>
                        <w:txbxContent>
                          <w:p w14:paraId="3D29BA3B" w14:textId="77777777" w:rsidR="003A7706" w:rsidRDefault="003A7706" w:rsidP="007C2C58">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14:paraId="04DA5137" w14:textId="77777777" w:rsidR="003A7706" w:rsidRPr="0009173B" w:rsidRDefault="003A7706" w:rsidP="007C2C58">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I</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id="_x0000_s1036" type="#_x0000_t202" style="position:absolute;left:0;text-align:left;margin-left:246.7pt;margin-top:7.8pt;width:35.4pt;height:47.1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" strokecolor="black [3213]">
                <v:textbox>
                  <w:txbxContent>
                    <w:p w:rsidR="00FB6BA2" w:rsidRDefault="00FB6BA2" w:rsidP="007C2C58">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rsidR="00FB6BA2" w:rsidRPr="0009173B" w:rsidRDefault="00FB6BA2" w:rsidP="007C2C58">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I</w:t>
                      </w:r>
                    </w:p>
                  </w:txbxContent>
                </v:textbox>
              </v:shape>
            </w:pict>
          </mc:Fallback>
        </mc:AlternateContent>
      </w:r>
      <w:r>
        <w:rPr>
          <w:noProof/>
        </w:rPr>
        <mc:AlternateContent>
          <mc:Choice Requires="wps">
            <w:drawing>
              <wp:anchor distT="0" distB="0" distL="114300" distR="114300" simplePos="0" relativeHeight="251683840" behindDoc="0" locked="0" layoutInCell="1" allowOverlap="1" wp14:anchorId="14AE3B53" wp14:editId="7B269060">
                <wp:simplePos x="0" y="0"/>
                <wp:positionH relativeFrom="column">
                  <wp:posOffset>2000885</wp:posOffset>
                </wp:positionH>
                <wp:positionV relativeFrom="paragraph">
                  <wp:posOffset>99695</wp:posOffset>
                </wp:positionV>
                <wp:extent cx="449580" cy="598170"/>
                <wp:effectExtent l="0" t="0" r="26670" b="11430"/>
                <wp:wrapNone/>
                <wp:docPr id="2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 cy="598170"/>
                        </a:xfrm>
                        <a:prstGeom prst="rect">
                          <a:avLst/>
                        </a:prstGeom>
                        <a:solidFill>
                          <a:srgbClr val="FFFFFF"/>
                        </a:solidFill>
                        <a:ln w="9525">
                          <a:solidFill>
                            <a:schemeClr val="tx1"/>
                          </a:solidFill>
                          <a:miter lim="800000"/>
                          <a:headEnd/>
                          <a:tailEnd/>
                        </a:ln>
                      </wps:spPr>
                      <wps:txbx>
                        <w:txbxContent>
                          <w:p w14:paraId="7740FC7F" w14:textId="77777777" w:rsidR="003A7706" w:rsidRDefault="003A7706" w:rsidP="007C2C58">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14:paraId="132381AF" w14:textId="77777777" w:rsidR="003A7706" w:rsidRPr="0009173B" w:rsidRDefault="003A7706" w:rsidP="007C2C58">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H</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id="_x0000_s1037" type="#_x0000_t202" style="position:absolute;left:0;text-align:left;margin-left:157.55pt;margin-top:7.85pt;width:35.4pt;height:47.1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" strokecolor="black [3213]">
                <v:textbox>
                  <w:txbxContent>
                    <w:p w:rsidR="00FB6BA2" w:rsidRDefault="00FB6BA2" w:rsidP="007C2C58">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rsidR="00FB6BA2" w:rsidRPr="0009173B" w:rsidRDefault="00FB6BA2" w:rsidP="007C2C58">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H</w:t>
                      </w:r>
                    </w:p>
                  </w:txbxContent>
                </v:textbox>
              </v:shape>
            </w:pict>
          </mc:Fallback>
        </mc:AlternateContent>
      </w:r>
      <w:r>
        <w:rPr>
          <w:noProof/>
        </w:rPr>
        <mc:AlternateContent>
          <mc:Choice Requires="wps">
            <w:drawing>
              <wp:anchor distT="0" distB="0" distL="114300" distR="114300" simplePos="0" relativeHeight="251682816" behindDoc="0" locked="0" layoutInCell="1" allowOverlap="1" wp14:anchorId="117DC00B" wp14:editId="203D2191">
                <wp:simplePos x="0" y="0"/>
                <wp:positionH relativeFrom="column">
                  <wp:posOffset>884555</wp:posOffset>
                </wp:positionH>
                <wp:positionV relativeFrom="paragraph">
                  <wp:posOffset>99695</wp:posOffset>
                </wp:positionV>
                <wp:extent cx="449580" cy="598170"/>
                <wp:effectExtent l="0" t="0" r="26670" b="11430"/>
                <wp:wrapNone/>
                <wp:docPr id="2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 cy="598170"/>
                        </a:xfrm>
                        <a:prstGeom prst="rect">
                          <a:avLst/>
                        </a:prstGeom>
                        <a:solidFill>
                          <a:srgbClr val="FFFFFF"/>
                        </a:solidFill>
                        <a:ln w="9525">
                          <a:solidFill>
                            <a:schemeClr val="tx1"/>
                          </a:solidFill>
                          <a:miter lim="800000"/>
                          <a:headEnd/>
                          <a:tailEnd/>
                        </a:ln>
                      </wps:spPr>
                      <wps:txbx>
                        <w:txbxContent>
                          <w:p w14:paraId="3EBA0126" w14:textId="77777777" w:rsidR="003A7706" w:rsidRDefault="003A7706" w:rsidP="007C2C58">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14:paraId="00CAEA99" w14:textId="77777777" w:rsidR="003A7706" w:rsidRPr="0009173B" w:rsidRDefault="003A7706" w:rsidP="007C2C58">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G</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id="_x0000_s1038" type="#_x0000_t202" style="position:absolute;left:0;text-align:left;margin-left:69.65pt;margin-top:7.85pt;width:35.4pt;height:47.1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" strokecolor="black [3213]">
                <v:textbox>
                  <w:txbxContent>
                    <w:p w:rsidR="00FB6BA2" w:rsidRDefault="00FB6BA2" w:rsidP="007C2C58">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rsidR="00FB6BA2" w:rsidRPr="0009173B" w:rsidRDefault="00FB6BA2" w:rsidP="007C2C58">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G</w:t>
                      </w:r>
                    </w:p>
                  </w:txbxContent>
                </v:textbox>
              </v:shape>
            </w:pict>
          </mc:Fallback>
        </mc:AlternateContent>
      </w:r>
      <w:r>
        <w:rPr>
          <w:noProof/>
        </w:rPr>
        <mc:AlternateContent>
          <mc:Choice Requires="wps">
            <w:drawing>
              <wp:anchor distT="0" distB="0" distL="114300" distR="114300" simplePos="0" relativeHeight="251681792" behindDoc="0" locked="0" layoutInCell="1" allowOverlap="1" wp14:anchorId="643D7AA9" wp14:editId="25978E12">
                <wp:simplePos x="0" y="0"/>
                <wp:positionH relativeFrom="column">
                  <wp:posOffset>-362585</wp:posOffset>
                </wp:positionH>
                <wp:positionV relativeFrom="paragraph">
                  <wp:posOffset>64770</wp:posOffset>
                </wp:positionV>
                <wp:extent cx="449580" cy="598170"/>
                <wp:effectExtent l="0" t="0" r="26670" b="11430"/>
                <wp:wrapNone/>
                <wp:docPr id="3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 cy="598170"/>
                        </a:xfrm>
                        <a:prstGeom prst="rect">
                          <a:avLst/>
                        </a:prstGeom>
                        <a:solidFill>
                          <a:srgbClr val="FFFFFF"/>
                        </a:solidFill>
                        <a:ln w="9525">
                          <a:solidFill>
                            <a:schemeClr val="tx1"/>
                          </a:solidFill>
                          <a:miter lim="800000"/>
                          <a:headEnd/>
                          <a:tailEnd/>
                        </a:ln>
                      </wps:spPr>
                      <wps:txbx>
                        <w:txbxContent>
                          <w:p w14:paraId="4228C895" w14:textId="77777777" w:rsidR="003A7706" w:rsidRDefault="003A7706" w:rsidP="007C2C58">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14:paraId="31A3DF98" w14:textId="77777777" w:rsidR="003A7706" w:rsidRPr="0009173B" w:rsidRDefault="003A7706" w:rsidP="007C2C58">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F</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id="_x0000_s1039" type="#_x0000_t202" style="position:absolute;left:0;text-align:left;margin-left:-28.55pt;margin-top:5.1pt;width:35.4pt;height:47.1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" strokecolor="black [3213]">
                <v:textbox>
                  <w:txbxContent>
                    <w:p w:rsidR="00FB6BA2" w:rsidRDefault="00FB6BA2" w:rsidP="007C2C58">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rsidR="00FB6BA2" w:rsidRPr="0009173B" w:rsidRDefault="00FB6BA2" w:rsidP="007C2C58">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F</w:t>
                      </w:r>
                    </w:p>
                  </w:txbxContent>
                </v:textbox>
              </v:shape>
            </w:pict>
          </mc:Fallback>
        </mc:AlternateContent>
      </w:r>
    </w:p>
    <w:p w14:paraId="6EF40C3A" w14:textId="77777777" w:rsidR="007C2C58" w:rsidRDefault="007C2C58" w:rsidP="007C2C58">
      <w:pPr>
        <w:pStyle w:val="af1"/>
        <w:wordWrap w:val="0"/>
        <w:ind w:left="566" w:firstLineChars="0" w:firstLine="0"/>
        <w:jc w:val="right"/>
        <w:rPr>
          <w:sz w:val="28"/>
          <w:szCs w:val="28"/>
        </w:rPr>
      </w:pPr>
      <w:r>
        <w:rPr>
          <w:rFonts w:hint="eastAsia"/>
          <w:sz w:val="28"/>
          <w:szCs w:val="28"/>
        </w:rPr>
        <w:t>……</w:t>
      </w:r>
    </w:p>
    <w:p w14:paraId="23860688" w14:textId="77777777" w:rsidR="00813CF4" w:rsidRPr="00F73905" w:rsidRDefault="00F73905" w:rsidP="00030D9D">
      <w:pPr>
        <w:spacing w:line="360" w:lineRule="auto"/>
        <w:rPr>
          <w:sz w:val="28"/>
          <w:szCs w:val="28"/>
        </w:rPr>
      </w:pPr>
      <w:r>
        <w:rPr>
          <w:rFonts w:hint="eastAsia"/>
          <w:sz w:val="28"/>
          <w:szCs w:val="28"/>
        </w:rPr>
        <w:t>（一）</w:t>
      </w:r>
      <w:r w:rsidR="00813CF4" w:rsidRPr="00F73905">
        <w:rPr>
          <w:sz w:val="28"/>
          <w:szCs w:val="28"/>
        </w:rPr>
        <w:t>秘书处</w:t>
      </w:r>
    </w:p>
    <w:p w14:paraId="67B553D0" w14:textId="77777777" w:rsidR="00376B97" w:rsidRPr="00030D9D" w:rsidRDefault="00030D9D" w:rsidP="00030D9D">
      <w:pPr>
        <w:spacing w:line="360" w:lineRule="auto"/>
        <w:ind w:firstLineChars="200" w:firstLine="560"/>
        <w:rPr>
          <w:sz w:val="28"/>
          <w:szCs w:val="28"/>
        </w:rPr>
      </w:pPr>
      <w:r>
        <w:rPr>
          <w:rFonts w:hint="eastAsia"/>
          <w:sz w:val="28"/>
          <w:szCs w:val="28"/>
        </w:rPr>
        <w:t>1.</w:t>
      </w:r>
      <w:r w:rsidR="00376B97" w:rsidRPr="00030D9D">
        <w:rPr>
          <w:rFonts w:hint="eastAsia"/>
          <w:sz w:val="28"/>
          <w:szCs w:val="28"/>
        </w:rPr>
        <w:t>内设秘书长一名</w:t>
      </w:r>
      <w:r w:rsidR="008B18C5" w:rsidRPr="00030D9D">
        <w:rPr>
          <w:sz w:val="28"/>
          <w:szCs w:val="28"/>
        </w:rPr>
        <w:t>，</w:t>
      </w:r>
      <w:r w:rsidR="008B18C5" w:rsidRPr="00030D9D">
        <w:rPr>
          <w:rFonts w:hint="eastAsia"/>
          <w:sz w:val="28"/>
          <w:szCs w:val="28"/>
        </w:rPr>
        <w:t>由全体成员大会从候选人中选举产生，</w:t>
      </w:r>
      <w:r w:rsidR="008B18C5" w:rsidRPr="00030D9D">
        <w:rPr>
          <w:sz w:val="28"/>
          <w:szCs w:val="28"/>
        </w:rPr>
        <w:t>接受秘书处及全体成员大会监督、弹劾</w:t>
      </w:r>
      <w:r w:rsidR="008B18C5" w:rsidRPr="00030D9D">
        <w:rPr>
          <w:rFonts w:hint="eastAsia"/>
          <w:sz w:val="28"/>
          <w:szCs w:val="28"/>
        </w:rPr>
        <w:t>；</w:t>
      </w:r>
    </w:p>
    <w:p w14:paraId="325D4C8C" w14:textId="77777777" w:rsidR="00813CF4" w:rsidRPr="00030D9D" w:rsidRDefault="00030D9D" w:rsidP="00030D9D">
      <w:pPr>
        <w:spacing w:line="360" w:lineRule="auto"/>
        <w:ind w:firstLineChars="200" w:firstLine="560"/>
        <w:rPr>
          <w:sz w:val="28"/>
          <w:szCs w:val="28"/>
        </w:rPr>
      </w:pPr>
      <w:r>
        <w:rPr>
          <w:rFonts w:hint="eastAsia"/>
          <w:sz w:val="28"/>
          <w:szCs w:val="28"/>
        </w:rPr>
        <w:t>2.</w:t>
      </w:r>
      <w:r w:rsidR="008B18C5" w:rsidRPr="00030D9D">
        <w:rPr>
          <w:sz w:val="28"/>
          <w:szCs w:val="28"/>
        </w:rPr>
        <w:t>秘书处</w:t>
      </w:r>
      <w:r w:rsidR="00813CF4" w:rsidRPr="00030D9D">
        <w:rPr>
          <w:sz w:val="28"/>
          <w:szCs w:val="28"/>
        </w:rPr>
        <w:t>由</w:t>
      </w:r>
      <w:r w:rsidR="008B18C5" w:rsidRPr="00030D9D">
        <w:rPr>
          <w:sz w:val="28"/>
          <w:szCs w:val="28"/>
        </w:rPr>
        <w:t>每个</w:t>
      </w:r>
      <w:r w:rsidR="00813CF4" w:rsidRPr="00030D9D">
        <w:rPr>
          <w:sz w:val="28"/>
          <w:szCs w:val="28"/>
        </w:rPr>
        <w:t>子班级</w:t>
      </w:r>
      <w:r w:rsidR="008B18C5" w:rsidRPr="00030D9D">
        <w:rPr>
          <w:sz w:val="28"/>
          <w:szCs w:val="28"/>
        </w:rPr>
        <w:t>派出的一名代表作为委员共同</w:t>
      </w:r>
      <w:r w:rsidR="00813CF4" w:rsidRPr="00030D9D">
        <w:rPr>
          <w:sz w:val="28"/>
          <w:szCs w:val="28"/>
        </w:rPr>
        <w:t>组成</w:t>
      </w:r>
      <w:r w:rsidR="008B18C5" w:rsidRPr="00030D9D">
        <w:rPr>
          <w:rFonts w:hint="eastAsia"/>
          <w:sz w:val="28"/>
          <w:szCs w:val="28"/>
        </w:rPr>
        <w:t>；</w:t>
      </w:r>
    </w:p>
    <w:p w14:paraId="404E659C" w14:textId="77777777" w:rsidR="00813CF4" w:rsidRPr="00030D9D" w:rsidRDefault="00030D9D" w:rsidP="00030D9D">
      <w:pPr>
        <w:spacing w:line="360" w:lineRule="auto"/>
        <w:ind w:firstLineChars="200" w:firstLine="560"/>
        <w:rPr>
          <w:sz w:val="28"/>
          <w:szCs w:val="28"/>
        </w:rPr>
      </w:pPr>
      <w:r>
        <w:rPr>
          <w:rFonts w:hint="eastAsia"/>
          <w:sz w:val="28"/>
          <w:szCs w:val="28"/>
        </w:rPr>
        <w:t>3.</w:t>
      </w:r>
      <w:r w:rsidR="00813CF4" w:rsidRPr="00030D9D">
        <w:rPr>
          <w:sz w:val="28"/>
          <w:szCs w:val="28"/>
        </w:rPr>
        <w:t>秘书处接受全体成员大会监督、弹劾</w:t>
      </w:r>
      <w:r w:rsidR="00F47842" w:rsidRPr="00030D9D">
        <w:rPr>
          <w:rFonts w:hint="eastAsia"/>
          <w:sz w:val="28"/>
          <w:szCs w:val="28"/>
        </w:rPr>
        <w:t>。</w:t>
      </w:r>
    </w:p>
    <w:p w14:paraId="1A9CE7D8" w14:textId="77777777" w:rsidR="00813CF4" w:rsidRPr="00F73905" w:rsidRDefault="00F73905" w:rsidP="00030D9D">
      <w:pPr>
        <w:spacing w:line="360" w:lineRule="auto"/>
        <w:rPr>
          <w:sz w:val="28"/>
          <w:szCs w:val="28"/>
        </w:rPr>
      </w:pPr>
      <w:r>
        <w:rPr>
          <w:rFonts w:hint="eastAsia"/>
          <w:sz w:val="28"/>
          <w:szCs w:val="28"/>
        </w:rPr>
        <w:t>（二）</w:t>
      </w:r>
      <w:r w:rsidR="00813CF4" w:rsidRPr="00F73905">
        <w:rPr>
          <w:sz w:val="28"/>
          <w:szCs w:val="28"/>
        </w:rPr>
        <w:t>子班</w:t>
      </w:r>
    </w:p>
    <w:p w14:paraId="1076F89A" w14:textId="77777777" w:rsidR="00813CF4" w:rsidRPr="00030D9D" w:rsidRDefault="00030D9D" w:rsidP="00030D9D">
      <w:pPr>
        <w:spacing w:line="360" w:lineRule="auto"/>
        <w:ind w:firstLineChars="200" w:firstLine="560"/>
        <w:rPr>
          <w:sz w:val="28"/>
          <w:szCs w:val="28"/>
        </w:rPr>
      </w:pPr>
      <w:r>
        <w:rPr>
          <w:rFonts w:hint="eastAsia"/>
          <w:sz w:val="28"/>
          <w:szCs w:val="28"/>
        </w:rPr>
        <w:t>1.</w:t>
      </w:r>
      <w:r w:rsidR="00813CF4" w:rsidRPr="00030D9D">
        <w:rPr>
          <w:sz w:val="28"/>
          <w:szCs w:val="28"/>
        </w:rPr>
        <w:t>由</w:t>
      </w:r>
      <w:r w:rsidR="00813CF4" w:rsidRPr="00030D9D">
        <w:rPr>
          <w:sz w:val="28"/>
          <w:szCs w:val="28"/>
        </w:rPr>
        <w:t>MEM</w:t>
      </w:r>
      <w:r w:rsidR="00813CF4" w:rsidRPr="00030D9D">
        <w:rPr>
          <w:sz w:val="28"/>
          <w:szCs w:val="28"/>
        </w:rPr>
        <w:t>中心按照其相应原则进行划分</w:t>
      </w:r>
      <w:r w:rsidR="00C1504A" w:rsidRPr="00030D9D">
        <w:rPr>
          <w:rFonts w:hint="eastAsia"/>
          <w:sz w:val="28"/>
          <w:szCs w:val="28"/>
        </w:rPr>
        <w:t>；</w:t>
      </w:r>
    </w:p>
    <w:p w14:paraId="3F2BE916" w14:textId="77777777" w:rsidR="00813CF4" w:rsidRPr="00030D9D" w:rsidRDefault="00030D9D" w:rsidP="00030D9D">
      <w:pPr>
        <w:spacing w:line="360" w:lineRule="auto"/>
        <w:ind w:firstLineChars="200" w:firstLine="560"/>
        <w:rPr>
          <w:sz w:val="28"/>
          <w:szCs w:val="28"/>
        </w:rPr>
      </w:pPr>
      <w:r>
        <w:rPr>
          <w:rFonts w:hint="eastAsia"/>
          <w:sz w:val="28"/>
          <w:szCs w:val="28"/>
        </w:rPr>
        <w:t>2.</w:t>
      </w:r>
      <w:r w:rsidR="00C1504A" w:rsidRPr="00030D9D">
        <w:rPr>
          <w:sz w:val="28"/>
          <w:szCs w:val="28"/>
        </w:rPr>
        <w:t>子班设立班级委员会，由班长、学习委员、组织委员组成</w:t>
      </w:r>
      <w:r w:rsidR="00C1504A" w:rsidRPr="00030D9D">
        <w:rPr>
          <w:rFonts w:hint="eastAsia"/>
          <w:sz w:val="28"/>
          <w:szCs w:val="28"/>
        </w:rPr>
        <w:t>；</w:t>
      </w:r>
    </w:p>
    <w:p w14:paraId="1299D33A" w14:textId="77777777" w:rsidR="00813CF4" w:rsidRPr="00030D9D" w:rsidRDefault="00030D9D" w:rsidP="00030D9D">
      <w:pPr>
        <w:spacing w:line="360" w:lineRule="auto"/>
        <w:ind w:firstLineChars="200" w:firstLine="560"/>
        <w:rPr>
          <w:sz w:val="28"/>
          <w:szCs w:val="28"/>
        </w:rPr>
      </w:pPr>
      <w:r>
        <w:rPr>
          <w:rFonts w:hint="eastAsia"/>
          <w:sz w:val="28"/>
          <w:szCs w:val="28"/>
        </w:rPr>
        <w:lastRenderedPageBreak/>
        <w:t>3.</w:t>
      </w:r>
      <w:r w:rsidR="00813CF4" w:rsidRPr="00030D9D">
        <w:rPr>
          <w:sz w:val="28"/>
          <w:szCs w:val="28"/>
        </w:rPr>
        <w:t>班委会成员接受子班成员监督、弹劾</w:t>
      </w:r>
      <w:r w:rsidR="004D41CC" w:rsidRPr="00030D9D">
        <w:rPr>
          <w:rFonts w:hint="eastAsia"/>
          <w:sz w:val="28"/>
          <w:szCs w:val="28"/>
        </w:rPr>
        <w:t>。</w:t>
      </w:r>
    </w:p>
    <w:p w14:paraId="32491091" w14:textId="77777777" w:rsidR="001B781C" w:rsidRPr="00F73905" w:rsidRDefault="00F73905" w:rsidP="00030D9D">
      <w:pPr>
        <w:spacing w:line="360" w:lineRule="auto"/>
        <w:rPr>
          <w:sz w:val="28"/>
          <w:szCs w:val="28"/>
        </w:rPr>
      </w:pPr>
      <w:r>
        <w:rPr>
          <w:rFonts w:hint="eastAsia"/>
          <w:sz w:val="28"/>
          <w:szCs w:val="28"/>
        </w:rPr>
        <w:t>（三）</w:t>
      </w:r>
      <w:r w:rsidR="001B781C" w:rsidRPr="00F73905">
        <w:rPr>
          <w:sz w:val="28"/>
          <w:szCs w:val="28"/>
        </w:rPr>
        <w:t>圈子</w:t>
      </w:r>
    </w:p>
    <w:p w14:paraId="380D62DE" w14:textId="77777777" w:rsidR="006E3141" w:rsidRPr="00030D9D" w:rsidRDefault="00941B28" w:rsidP="00030D9D">
      <w:pPr>
        <w:spacing w:line="360" w:lineRule="auto"/>
        <w:ind w:firstLineChars="200" w:firstLine="560"/>
        <w:rPr>
          <w:sz w:val="28"/>
          <w:szCs w:val="28"/>
        </w:rPr>
      </w:pPr>
      <w:r w:rsidRPr="00030D9D">
        <w:rPr>
          <w:rFonts w:hint="eastAsia"/>
          <w:sz w:val="28"/>
          <w:szCs w:val="28"/>
        </w:rPr>
        <w:t>秘书处下不建立任何常设机构，全部活动以“圈子”为载体展开，</w:t>
      </w:r>
      <w:r w:rsidR="006E3141" w:rsidRPr="00030D9D">
        <w:rPr>
          <w:rFonts w:hint="eastAsia"/>
          <w:sz w:val="28"/>
          <w:szCs w:val="28"/>
        </w:rPr>
        <w:t>原则上圈子由秘书处审批成立，但秘书处无权干涉圈子在其领域</w:t>
      </w:r>
      <w:r w:rsidRPr="00030D9D">
        <w:rPr>
          <w:rFonts w:hint="eastAsia"/>
          <w:sz w:val="28"/>
          <w:szCs w:val="28"/>
        </w:rPr>
        <w:t>圈</w:t>
      </w:r>
      <w:r w:rsidR="006E3141" w:rsidRPr="00030D9D">
        <w:rPr>
          <w:rFonts w:hint="eastAsia"/>
          <w:sz w:val="28"/>
          <w:szCs w:val="28"/>
        </w:rPr>
        <w:t>范围内的任何决策及行动。</w:t>
      </w:r>
    </w:p>
    <w:p w14:paraId="7496B078" w14:textId="77777777" w:rsidR="00941B28" w:rsidRPr="00030D9D" w:rsidRDefault="006E3141" w:rsidP="00030D9D">
      <w:pPr>
        <w:spacing w:line="360" w:lineRule="auto"/>
        <w:ind w:firstLineChars="200" w:firstLine="560"/>
        <w:rPr>
          <w:sz w:val="28"/>
          <w:szCs w:val="28"/>
        </w:rPr>
      </w:pPr>
      <w:r w:rsidRPr="00030D9D">
        <w:rPr>
          <w:rFonts w:hint="eastAsia"/>
          <w:sz w:val="28"/>
          <w:szCs w:val="28"/>
        </w:rPr>
        <w:t>圈</w:t>
      </w:r>
      <w:r w:rsidR="00941B28" w:rsidRPr="00030D9D">
        <w:rPr>
          <w:rFonts w:hint="eastAsia"/>
          <w:sz w:val="28"/>
          <w:szCs w:val="28"/>
        </w:rPr>
        <w:t>子的常设角色为：</w:t>
      </w:r>
      <w:commentRangeStart w:id="24"/>
      <w:r w:rsidR="00941B28" w:rsidRPr="00030D9D">
        <w:rPr>
          <w:rFonts w:hint="eastAsia"/>
          <w:sz w:val="28"/>
          <w:szCs w:val="28"/>
        </w:rPr>
        <w:t>领导者</w:t>
      </w:r>
      <w:commentRangeEnd w:id="24"/>
      <w:r w:rsidR="00E5064D">
        <w:rPr>
          <w:rStyle w:val="af4"/>
        </w:rPr>
        <w:commentReference w:id="24"/>
      </w:r>
      <w:r w:rsidR="00941B28" w:rsidRPr="00030D9D">
        <w:rPr>
          <w:rFonts w:hint="eastAsia"/>
          <w:sz w:val="28"/>
          <w:szCs w:val="28"/>
        </w:rPr>
        <w:t>，秘书，核心成员，一般成员构成</w:t>
      </w:r>
      <w:r w:rsidR="00AD1387" w:rsidRPr="00030D9D">
        <w:rPr>
          <w:rFonts w:hint="eastAsia"/>
          <w:sz w:val="28"/>
          <w:szCs w:val="28"/>
        </w:rPr>
        <w:t>。</w:t>
      </w:r>
    </w:p>
    <w:p w14:paraId="53FCD2EB" w14:textId="77777777" w:rsidR="001B781C" w:rsidRPr="005345AA" w:rsidRDefault="00030D9D" w:rsidP="005345AA">
      <w:pPr>
        <w:spacing w:line="360" w:lineRule="auto"/>
        <w:ind w:firstLineChars="200" w:firstLine="560"/>
        <w:rPr>
          <w:sz w:val="28"/>
          <w:szCs w:val="28"/>
        </w:rPr>
      </w:pPr>
      <w:r w:rsidRPr="005345AA">
        <w:rPr>
          <w:rFonts w:hint="eastAsia"/>
          <w:sz w:val="28"/>
          <w:szCs w:val="28"/>
        </w:rPr>
        <w:t>1.</w:t>
      </w:r>
      <w:r w:rsidR="00941B28" w:rsidRPr="005345AA">
        <w:rPr>
          <w:sz w:val="28"/>
          <w:szCs w:val="28"/>
        </w:rPr>
        <w:t>领导者</w:t>
      </w:r>
      <w:r w:rsidR="00941B28" w:rsidRPr="005345AA">
        <w:rPr>
          <w:rFonts w:hint="eastAsia"/>
          <w:sz w:val="28"/>
          <w:szCs w:val="28"/>
        </w:rPr>
        <w:t>：</w:t>
      </w:r>
    </w:p>
    <w:p w14:paraId="25346DCB" w14:textId="77777777" w:rsidR="001B781C" w:rsidRPr="00030D9D" w:rsidRDefault="00030D9D" w:rsidP="00030D9D">
      <w:pPr>
        <w:spacing w:line="360" w:lineRule="auto"/>
        <w:ind w:firstLineChars="200" w:firstLine="560"/>
        <w:rPr>
          <w:sz w:val="28"/>
          <w:szCs w:val="28"/>
        </w:rPr>
      </w:pPr>
      <w:r>
        <w:rPr>
          <w:rFonts w:hint="eastAsia"/>
          <w:sz w:val="28"/>
          <w:szCs w:val="28"/>
        </w:rPr>
        <w:t>a</w:t>
      </w:r>
      <w:r w:rsidR="00DA2D27">
        <w:rPr>
          <w:rFonts w:hint="eastAsia"/>
          <w:sz w:val="28"/>
          <w:szCs w:val="28"/>
        </w:rPr>
        <w:t>.</w:t>
      </w:r>
      <w:r w:rsidR="005D7E7B" w:rsidRPr="00030D9D">
        <w:rPr>
          <w:rFonts w:hint="eastAsia"/>
          <w:sz w:val="28"/>
          <w:szCs w:val="28"/>
        </w:rPr>
        <w:t>设立“常设角色”外的其他角色，分解工作职责；</w:t>
      </w:r>
    </w:p>
    <w:p w14:paraId="6764D837" w14:textId="77777777" w:rsidR="005D7E7B" w:rsidRPr="00030D9D" w:rsidRDefault="00DA2D27" w:rsidP="00030D9D">
      <w:pPr>
        <w:spacing w:line="360" w:lineRule="auto"/>
        <w:ind w:firstLineChars="200" w:firstLine="560"/>
        <w:rPr>
          <w:sz w:val="28"/>
          <w:szCs w:val="28"/>
        </w:rPr>
      </w:pPr>
      <w:r>
        <w:rPr>
          <w:rFonts w:hint="eastAsia"/>
          <w:sz w:val="28"/>
          <w:szCs w:val="28"/>
        </w:rPr>
        <w:t>b.</w:t>
      </w:r>
      <w:r w:rsidR="005D7E7B" w:rsidRPr="00030D9D">
        <w:rPr>
          <w:rFonts w:hint="eastAsia"/>
          <w:sz w:val="28"/>
          <w:szCs w:val="28"/>
        </w:rPr>
        <w:t>承担所有未被分解的工作职责</w:t>
      </w:r>
    </w:p>
    <w:p w14:paraId="22C79D29" w14:textId="77777777" w:rsidR="005D7E7B" w:rsidRPr="00030D9D" w:rsidRDefault="00DA2D27" w:rsidP="00030D9D">
      <w:pPr>
        <w:spacing w:line="360" w:lineRule="auto"/>
        <w:ind w:firstLineChars="200" w:firstLine="560"/>
        <w:rPr>
          <w:sz w:val="28"/>
          <w:szCs w:val="28"/>
        </w:rPr>
      </w:pPr>
      <w:r>
        <w:rPr>
          <w:rFonts w:hint="eastAsia"/>
          <w:sz w:val="28"/>
          <w:szCs w:val="28"/>
        </w:rPr>
        <w:t>c.</w:t>
      </w:r>
      <w:r w:rsidR="005D7E7B" w:rsidRPr="00030D9D">
        <w:rPr>
          <w:rFonts w:hint="eastAsia"/>
          <w:sz w:val="28"/>
          <w:szCs w:val="28"/>
        </w:rPr>
        <w:t>负责圈子的对外接洽以及对内协调；</w:t>
      </w:r>
    </w:p>
    <w:p w14:paraId="5EE4E5F0" w14:textId="77777777" w:rsidR="005D7E7B" w:rsidRPr="00030D9D" w:rsidRDefault="00DA2D27" w:rsidP="00030D9D">
      <w:pPr>
        <w:spacing w:line="360" w:lineRule="auto"/>
        <w:ind w:firstLineChars="200" w:firstLine="560"/>
        <w:rPr>
          <w:sz w:val="28"/>
          <w:szCs w:val="28"/>
        </w:rPr>
      </w:pPr>
      <w:r>
        <w:rPr>
          <w:rFonts w:hint="eastAsia"/>
          <w:sz w:val="28"/>
          <w:szCs w:val="28"/>
        </w:rPr>
        <w:t>d.</w:t>
      </w:r>
      <w:r w:rsidR="005D7E7B" w:rsidRPr="00030D9D">
        <w:rPr>
          <w:rFonts w:hint="eastAsia"/>
          <w:sz w:val="28"/>
          <w:szCs w:val="28"/>
        </w:rPr>
        <w:t>把握圈子的整体走向</w:t>
      </w:r>
      <w:r w:rsidR="0044253C" w:rsidRPr="00030D9D">
        <w:rPr>
          <w:rFonts w:hint="eastAsia"/>
          <w:sz w:val="28"/>
          <w:szCs w:val="28"/>
        </w:rPr>
        <w:t>；</w:t>
      </w:r>
    </w:p>
    <w:p w14:paraId="0E56234C" w14:textId="77777777" w:rsidR="005D7E7B" w:rsidRPr="005D7E7B" w:rsidRDefault="00DA2D27" w:rsidP="00030D9D">
      <w:pPr>
        <w:spacing w:line="360" w:lineRule="auto"/>
        <w:ind w:firstLineChars="200" w:firstLine="560"/>
        <w:rPr>
          <w:rFonts w:asciiTheme="minorEastAsia" w:hAnsiTheme="minorEastAsia" w:cs="Arial"/>
          <w:color w:val="333333"/>
          <w:sz w:val="24"/>
          <w:szCs w:val="24"/>
        </w:rPr>
      </w:pPr>
      <w:r>
        <w:rPr>
          <w:rFonts w:hint="eastAsia"/>
          <w:sz w:val="28"/>
          <w:szCs w:val="28"/>
        </w:rPr>
        <w:t>e.</w:t>
      </w:r>
      <w:r w:rsidR="0044253C" w:rsidRPr="00030D9D">
        <w:rPr>
          <w:rFonts w:hint="eastAsia"/>
          <w:sz w:val="28"/>
          <w:szCs w:val="28"/>
        </w:rPr>
        <w:t>领导者在符合圈子内部机制的情况下可以被弹劾。</w:t>
      </w:r>
    </w:p>
    <w:p w14:paraId="1994DECC" w14:textId="77777777" w:rsidR="001B781C" w:rsidRPr="005345AA" w:rsidRDefault="00030D9D" w:rsidP="005345AA">
      <w:pPr>
        <w:spacing w:line="360" w:lineRule="auto"/>
        <w:ind w:firstLineChars="200" w:firstLine="560"/>
        <w:rPr>
          <w:sz w:val="28"/>
          <w:szCs w:val="28"/>
        </w:rPr>
      </w:pPr>
      <w:r w:rsidRPr="005345AA">
        <w:rPr>
          <w:rFonts w:hint="eastAsia"/>
          <w:sz w:val="28"/>
          <w:szCs w:val="28"/>
        </w:rPr>
        <w:t>2.</w:t>
      </w:r>
      <w:r w:rsidR="00941B28" w:rsidRPr="005345AA">
        <w:rPr>
          <w:sz w:val="28"/>
          <w:szCs w:val="28"/>
        </w:rPr>
        <w:t>秘书</w:t>
      </w:r>
      <w:r w:rsidR="00941B28" w:rsidRPr="005345AA">
        <w:rPr>
          <w:rFonts w:hint="eastAsia"/>
          <w:sz w:val="28"/>
          <w:szCs w:val="28"/>
        </w:rPr>
        <w:t>：</w:t>
      </w:r>
    </w:p>
    <w:p w14:paraId="7F33F6D2" w14:textId="77777777" w:rsidR="005D7E7B" w:rsidRPr="00030D9D" w:rsidRDefault="00030D9D" w:rsidP="00030D9D">
      <w:pPr>
        <w:spacing w:line="360" w:lineRule="auto"/>
        <w:ind w:firstLineChars="200" w:firstLine="560"/>
        <w:rPr>
          <w:sz w:val="28"/>
          <w:szCs w:val="28"/>
        </w:rPr>
      </w:pPr>
      <w:r>
        <w:rPr>
          <w:rFonts w:hint="eastAsia"/>
          <w:sz w:val="28"/>
          <w:szCs w:val="28"/>
        </w:rPr>
        <w:t>a</w:t>
      </w:r>
      <w:r w:rsidR="00DA2D27">
        <w:rPr>
          <w:rFonts w:hint="eastAsia"/>
          <w:sz w:val="28"/>
          <w:szCs w:val="28"/>
        </w:rPr>
        <w:t>.</w:t>
      </w:r>
      <w:r w:rsidR="0044253C" w:rsidRPr="00030D9D">
        <w:rPr>
          <w:rFonts w:hint="eastAsia"/>
          <w:sz w:val="28"/>
          <w:szCs w:val="28"/>
        </w:rPr>
        <w:t>参照</w:t>
      </w:r>
      <w:r w:rsidR="005D7E7B" w:rsidRPr="00030D9D">
        <w:rPr>
          <w:rFonts w:hint="eastAsia"/>
          <w:sz w:val="28"/>
          <w:szCs w:val="28"/>
        </w:rPr>
        <w:t>宪章规定，筹备会议；</w:t>
      </w:r>
    </w:p>
    <w:p w14:paraId="0790D7C5" w14:textId="77777777" w:rsidR="005D7E7B" w:rsidRPr="00043CC5" w:rsidRDefault="00030D9D" w:rsidP="00030D9D">
      <w:pPr>
        <w:spacing w:line="360" w:lineRule="auto"/>
        <w:ind w:firstLineChars="200" w:firstLine="560"/>
        <w:rPr>
          <w:rFonts w:ascii="DejaVu Sans" w:hAnsi="DejaVu Sans" w:cs="DejaVu Sans"/>
          <w:sz w:val="24"/>
          <w:szCs w:val="24"/>
        </w:rPr>
      </w:pPr>
      <w:r>
        <w:rPr>
          <w:rFonts w:hint="eastAsia"/>
          <w:sz w:val="28"/>
          <w:szCs w:val="28"/>
        </w:rPr>
        <w:t>b</w:t>
      </w:r>
      <w:r w:rsidR="00DA2D27">
        <w:rPr>
          <w:rFonts w:hint="eastAsia"/>
          <w:sz w:val="28"/>
          <w:szCs w:val="28"/>
        </w:rPr>
        <w:t>.</w:t>
      </w:r>
      <w:r w:rsidR="005D7E7B" w:rsidRPr="00030D9D">
        <w:rPr>
          <w:rFonts w:hint="eastAsia"/>
          <w:sz w:val="28"/>
          <w:szCs w:val="28"/>
        </w:rPr>
        <w:t>负责会议的记录。</w:t>
      </w:r>
    </w:p>
    <w:p w14:paraId="5AB24F3F" w14:textId="77777777" w:rsidR="00030D9D" w:rsidRPr="005345AA" w:rsidRDefault="00030D9D" w:rsidP="005345AA">
      <w:pPr>
        <w:spacing w:line="360" w:lineRule="auto"/>
        <w:ind w:firstLineChars="200" w:firstLine="560"/>
        <w:rPr>
          <w:sz w:val="28"/>
          <w:szCs w:val="28"/>
        </w:rPr>
      </w:pPr>
      <w:r w:rsidRPr="005345AA">
        <w:rPr>
          <w:rFonts w:hint="eastAsia"/>
          <w:sz w:val="28"/>
          <w:szCs w:val="28"/>
        </w:rPr>
        <w:t>3.</w:t>
      </w:r>
      <w:r w:rsidR="00941B28" w:rsidRPr="005345AA">
        <w:rPr>
          <w:rFonts w:hint="eastAsia"/>
          <w:sz w:val="28"/>
          <w:szCs w:val="28"/>
        </w:rPr>
        <w:t>核心成员：</w:t>
      </w:r>
    </w:p>
    <w:p w14:paraId="059703F3" w14:textId="77777777" w:rsidR="001B781C" w:rsidRPr="00030D9D" w:rsidRDefault="005D7E7B" w:rsidP="00030D9D">
      <w:pPr>
        <w:spacing w:line="360" w:lineRule="auto"/>
        <w:ind w:firstLineChars="200" w:firstLine="560"/>
        <w:rPr>
          <w:sz w:val="28"/>
          <w:szCs w:val="28"/>
        </w:rPr>
      </w:pPr>
      <w:r w:rsidRPr="00030D9D">
        <w:rPr>
          <w:rFonts w:hint="eastAsia"/>
          <w:sz w:val="28"/>
          <w:szCs w:val="28"/>
        </w:rPr>
        <w:t>审核领导者的决议，并</w:t>
      </w:r>
      <w:r w:rsidR="009813E5" w:rsidRPr="00030D9D">
        <w:rPr>
          <w:rFonts w:hint="eastAsia"/>
          <w:sz w:val="28"/>
          <w:szCs w:val="28"/>
        </w:rPr>
        <w:t>有权</w:t>
      </w:r>
      <w:r w:rsidR="0044253C" w:rsidRPr="00030D9D">
        <w:rPr>
          <w:rFonts w:hint="eastAsia"/>
          <w:sz w:val="28"/>
          <w:szCs w:val="28"/>
        </w:rPr>
        <w:t>参</w:t>
      </w:r>
      <w:r w:rsidRPr="00030D9D">
        <w:rPr>
          <w:rFonts w:hint="eastAsia"/>
          <w:sz w:val="28"/>
          <w:szCs w:val="28"/>
        </w:rPr>
        <w:t>照宪章对其进行弹劾。</w:t>
      </w:r>
    </w:p>
    <w:p w14:paraId="0D7F2F83" w14:textId="77777777" w:rsidR="00030D9D" w:rsidRPr="005345AA" w:rsidRDefault="00030D9D" w:rsidP="005345AA">
      <w:pPr>
        <w:spacing w:line="360" w:lineRule="auto"/>
        <w:ind w:firstLineChars="200" w:firstLine="560"/>
        <w:rPr>
          <w:sz w:val="28"/>
          <w:szCs w:val="28"/>
        </w:rPr>
      </w:pPr>
      <w:r w:rsidRPr="005345AA">
        <w:rPr>
          <w:rFonts w:hint="eastAsia"/>
          <w:sz w:val="28"/>
          <w:szCs w:val="28"/>
        </w:rPr>
        <w:t>4.</w:t>
      </w:r>
      <w:r w:rsidR="00941B28" w:rsidRPr="005345AA">
        <w:rPr>
          <w:rFonts w:hint="eastAsia"/>
          <w:sz w:val="28"/>
          <w:szCs w:val="28"/>
        </w:rPr>
        <w:t>一般成员：</w:t>
      </w:r>
    </w:p>
    <w:p w14:paraId="634E6AD6" w14:textId="77777777" w:rsidR="00941B28" w:rsidRPr="00030D9D" w:rsidRDefault="005D7E7B" w:rsidP="00030D9D">
      <w:pPr>
        <w:spacing w:line="360" w:lineRule="auto"/>
        <w:ind w:firstLineChars="200" w:firstLine="560"/>
        <w:rPr>
          <w:sz w:val="28"/>
          <w:szCs w:val="28"/>
        </w:rPr>
      </w:pPr>
      <w:r w:rsidRPr="00030D9D">
        <w:rPr>
          <w:rFonts w:hint="eastAsia"/>
          <w:sz w:val="28"/>
          <w:szCs w:val="28"/>
        </w:rPr>
        <w:t>圈子的一般组成单位。</w:t>
      </w:r>
    </w:p>
    <w:p w14:paraId="52658110" w14:textId="77777777" w:rsidR="00813CF4" w:rsidRPr="00813CF4" w:rsidRDefault="00813CF4" w:rsidP="00973150">
      <w:pPr>
        <w:pStyle w:val="af1"/>
        <w:numPr>
          <w:ilvl w:val="0"/>
          <w:numId w:val="3"/>
        </w:numPr>
        <w:spacing w:beforeLines="50" w:before="156" w:afterLines="50" w:after="156" w:line="360" w:lineRule="auto"/>
        <w:ind w:left="1134" w:firstLineChars="0" w:hanging="1134"/>
        <w:rPr>
          <w:sz w:val="28"/>
          <w:szCs w:val="28"/>
        </w:rPr>
      </w:pPr>
      <w:r w:rsidRPr="00813CF4">
        <w:rPr>
          <w:rFonts w:hint="eastAsia"/>
          <w:sz w:val="28"/>
          <w:szCs w:val="28"/>
        </w:rPr>
        <w:t>机构</w:t>
      </w:r>
      <w:r w:rsidR="008B18C5">
        <w:rPr>
          <w:rFonts w:hint="eastAsia"/>
          <w:sz w:val="28"/>
          <w:szCs w:val="28"/>
        </w:rPr>
        <w:t>及岗位</w:t>
      </w:r>
      <w:r w:rsidRPr="00813CF4">
        <w:rPr>
          <w:sz w:val="28"/>
          <w:szCs w:val="28"/>
        </w:rPr>
        <w:t>职责</w:t>
      </w:r>
    </w:p>
    <w:p w14:paraId="1B151D2E" w14:textId="77777777" w:rsidR="0052438B" w:rsidRPr="00030D9D" w:rsidRDefault="00030D9D" w:rsidP="00030D9D">
      <w:pPr>
        <w:spacing w:line="360" w:lineRule="auto"/>
        <w:rPr>
          <w:sz w:val="28"/>
          <w:szCs w:val="28"/>
        </w:rPr>
      </w:pPr>
      <w:r>
        <w:rPr>
          <w:rFonts w:hint="eastAsia"/>
          <w:sz w:val="28"/>
          <w:szCs w:val="28"/>
        </w:rPr>
        <w:t>（一）</w:t>
      </w:r>
      <w:r w:rsidR="00813CF4" w:rsidRPr="00030D9D">
        <w:rPr>
          <w:sz w:val="28"/>
          <w:szCs w:val="28"/>
        </w:rPr>
        <w:t>全体成员大会</w:t>
      </w:r>
      <w:r w:rsidR="00376B97" w:rsidRPr="00030D9D">
        <w:rPr>
          <w:rFonts w:hint="eastAsia"/>
          <w:sz w:val="28"/>
          <w:szCs w:val="28"/>
        </w:rPr>
        <w:t>（由班级全员构成）</w:t>
      </w:r>
    </w:p>
    <w:p w14:paraId="140D2370" w14:textId="77777777" w:rsidR="00813CF4" w:rsidRPr="00030D9D" w:rsidRDefault="00030D9D" w:rsidP="00030D9D">
      <w:pPr>
        <w:spacing w:line="360" w:lineRule="auto"/>
        <w:ind w:firstLineChars="200" w:firstLine="560"/>
        <w:rPr>
          <w:sz w:val="28"/>
          <w:szCs w:val="28"/>
        </w:rPr>
      </w:pPr>
      <w:r>
        <w:rPr>
          <w:rFonts w:hint="eastAsia"/>
          <w:sz w:val="28"/>
          <w:szCs w:val="28"/>
        </w:rPr>
        <w:t>1</w:t>
      </w:r>
      <w:commentRangeStart w:id="25"/>
      <w:r>
        <w:rPr>
          <w:rFonts w:hint="eastAsia"/>
          <w:sz w:val="28"/>
          <w:szCs w:val="28"/>
        </w:rPr>
        <w:t>.</w:t>
      </w:r>
      <w:r w:rsidR="00813CF4" w:rsidRPr="00030D9D">
        <w:rPr>
          <w:sz w:val="28"/>
          <w:szCs w:val="28"/>
        </w:rPr>
        <w:t>审议、颁布、修订</w:t>
      </w:r>
      <w:r w:rsidR="004D41CC" w:rsidRPr="00030D9D">
        <w:rPr>
          <w:rFonts w:hint="eastAsia"/>
          <w:sz w:val="28"/>
          <w:szCs w:val="28"/>
        </w:rPr>
        <w:t>本</w:t>
      </w:r>
      <w:r w:rsidR="00813CF4" w:rsidRPr="00030D9D">
        <w:rPr>
          <w:rFonts w:hint="eastAsia"/>
          <w:sz w:val="28"/>
          <w:szCs w:val="28"/>
        </w:rPr>
        <w:t>宪章</w:t>
      </w:r>
      <w:commentRangeEnd w:id="25"/>
      <w:r w:rsidR="00E5064D">
        <w:rPr>
          <w:rStyle w:val="af4"/>
        </w:rPr>
        <w:commentReference w:id="25"/>
      </w:r>
      <w:r w:rsidR="004D41CC" w:rsidRPr="00030D9D">
        <w:rPr>
          <w:rFonts w:hint="eastAsia"/>
          <w:sz w:val="28"/>
          <w:szCs w:val="28"/>
        </w:rPr>
        <w:t>。</w:t>
      </w:r>
    </w:p>
    <w:p w14:paraId="57153C3A" w14:textId="77777777" w:rsidR="00813CF4" w:rsidRPr="00030D9D" w:rsidRDefault="00030D9D" w:rsidP="00030D9D">
      <w:pPr>
        <w:spacing w:line="360" w:lineRule="auto"/>
        <w:ind w:firstLineChars="200" w:firstLine="560"/>
        <w:rPr>
          <w:sz w:val="28"/>
          <w:szCs w:val="28"/>
        </w:rPr>
      </w:pPr>
      <w:r>
        <w:rPr>
          <w:rFonts w:hint="eastAsia"/>
          <w:sz w:val="28"/>
          <w:szCs w:val="28"/>
        </w:rPr>
        <w:lastRenderedPageBreak/>
        <w:t>2.</w:t>
      </w:r>
      <w:r w:rsidR="00813CF4" w:rsidRPr="00030D9D">
        <w:rPr>
          <w:sz w:val="28"/>
          <w:szCs w:val="28"/>
        </w:rPr>
        <w:t>审议、决策秘书处及成员的提案</w:t>
      </w:r>
      <w:r w:rsidR="004D41CC" w:rsidRPr="00030D9D">
        <w:rPr>
          <w:rFonts w:hint="eastAsia"/>
          <w:sz w:val="28"/>
          <w:szCs w:val="28"/>
        </w:rPr>
        <w:t>。</w:t>
      </w:r>
    </w:p>
    <w:p w14:paraId="64B47448" w14:textId="77777777" w:rsidR="00813CF4" w:rsidRPr="00030D9D" w:rsidRDefault="00030D9D" w:rsidP="00030D9D">
      <w:pPr>
        <w:spacing w:line="360" w:lineRule="auto"/>
        <w:ind w:firstLineChars="200" w:firstLine="560"/>
        <w:rPr>
          <w:sz w:val="28"/>
          <w:szCs w:val="28"/>
        </w:rPr>
      </w:pPr>
      <w:r>
        <w:rPr>
          <w:rFonts w:hint="eastAsia"/>
          <w:sz w:val="28"/>
          <w:szCs w:val="28"/>
        </w:rPr>
        <w:t>3.</w:t>
      </w:r>
      <w:r w:rsidR="00813CF4" w:rsidRPr="00030D9D">
        <w:rPr>
          <w:sz w:val="28"/>
          <w:szCs w:val="28"/>
        </w:rPr>
        <w:t>行使对各级组织机构及成员的监督检举权。</w:t>
      </w:r>
    </w:p>
    <w:p w14:paraId="79DDC79E" w14:textId="77777777" w:rsidR="00813CF4" w:rsidRPr="00030D9D" w:rsidRDefault="00030D9D" w:rsidP="00030D9D">
      <w:pPr>
        <w:spacing w:line="360" w:lineRule="auto"/>
        <w:rPr>
          <w:sz w:val="28"/>
          <w:szCs w:val="28"/>
        </w:rPr>
      </w:pPr>
      <w:r>
        <w:rPr>
          <w:rFonts w:hint="eastAsia"/>
          <w:sz w:val="28"/>
          <w:szCs w:val="28"/>
        </w:rPr>
        <w:t>（二）</w:t>
      </w:r>
      <w:commentRangeStart w:id="26"/>
      <w:r w:rsidR="00813CF4" w:rsidRPr="00030D9D">
        <w:rPr>
          <w:sz w:val="28"/>
          <w:szCs w:val="28"/>
        </w:rPr>
        <w:t>秘书处</w:t>
      </w:r>
      <w:commentRangeEnd w:id="26"/>
      <w:r w:rsidR="00136637">
        <w:rPr>
          <w:rStyle w:val="af4"/>
        </w:rPr>
        <w:commentReference w:id="26"/>
      </w:r>
    </w:p>
    <w:p w14:paraId="4C3FF3F4" w14:textId="77777777" w:rsidR="00813CF4" w:rsidRPr="00030D9D" w:rsidRDefault="00030D9D" w:rsidP="00030D9D">
      <w:pPr>
        <w:spacing w:line="360" w:lineRule="auto"/>
        <w:ind w:firstLineChars="200" w:firstLine="560"/>
        <w:rPr>
          <w:sz w:val="28"/>
          <w:szCs w:val="28"/>
        </w:rPr>
      </w:pPr>
      <w:r>
        <w:rPr>
          <w:rFonts w:hint="eastAsia"/>
          <w:sz w:val="28"/>
          <w:szCs w:val="28"/>
        </w:rPr>
        <w:t>1.</w:t>
      </w:r>
      <w:r w:rsidR="00376B97" w:rsidRPr="00030D9D">
        <w:rPr>
          <w:sz w:val="28"/>
          <w:szCs w:val="28"/>
        </w:rPr>
        <w:t>组织</w:t>
      </w:r>
      <w:r w:rsidR="00813CF4" w:rsidRPr="00030D9D">
        <w:rPr>
          <w:sz w:val="28"/>
          <w:szCs w:val="28"/>
        </w:rPr>
        <w:t>召开全体成员大会</w:t>
      </w:r>
      <w:r w:rsidR="0044253C" w:rsidRPr="00030D9D">
        <w:rPr>
          <w:rFonts w:hint="eastAsia"/>
          <w:sz w:val="28"/>
          <w:szCs w:val="28"/>
        </w:rPr>
        <w:t>；</w:t>
      </w:r>
    </w:p>
    <w:p w14:paraId="4C7EC5B6" w14:textId="77777777" w:rsidR="00813CF4" w:rsidRPr="00030D9D" w:rsidRDefault="00030D9D" w:rsidP="00030D9D">
      <w:pPr>
        <w:spacing w:line="360" w:lineRule="auto"/>
        <w:ind w:firstLineChars="200" w:firstLine="560"/>
        <w:rPr>
          <w:sz w:val="28"/>
          <w:szCs w:val="28"/>
        </w:rPr>
      </w:pPr>
      <w:r>
        <w:rPr>
          <w:rFonts w:hint="eastAsia"/>
          <w:sz w:val="28"/>
          <w:szCs w:val="28"/>
        </w:rPr>
        <w:t>2.</w:t>
      </w:r>
      <w:r w:rsidR="0044253C" w:rsidRPr="00030D9D">
        <w:rPr>
          <w:sz w:val="28"/>
          <w:szCs w:val="28"/>
        </w:rPr>
        <w:t>议案的决议</w:t>
      </w:r>
      <w:r w:rsidR="0044253C" w:rsidRPr="00030D9D">
        <w:rPr>
          <w:rFonts w:hint="eastAsia"/>
          <w:sz w:val="28"/>
          <w:szCs w:val="28"/>
        </w:rPr>
        <w:t>；</w:t>
      </w:r>
    </w:p>
    <w:p w14:paraId="3673AA70" w14:textId="77777777" w:rsidR="00813CF4" w:rsidRPr="00030D9D" w:rsidRDefault="00030D9D" w:rsidP="00030D9D">
      <w:pPr>
        <w:spacing w:line="360" w:lineRule="auto"/>
        <w:ind w:firstLineChars="200" w:firstLine="560"/>
        <w:rPr>
          <w:sz w:val="28"/>
          <w:szCs w:val="28"/>
        </w:rPr>
      </w:pPr>
      <w:r>
        <w:rPr>
          <w:rFonts w:hint="eastAsia"/>
          <w:sz w:val="28"/>
          <w:szCs w:val="28"/>
        </w:rPr>
        <w:t>3.</w:t>
      </w:r>
      <w:r w:rsidR="0044253C" w:rsidRPr="00030D9D">
        <w:rPr>
          <w:sz w:val="28"/>
          <w:szCs w:val="28"/>
        </w:rPr>
        <w:t>任命圈子首位领导者</w:t>
      </w:r>
      <w:r w:rsidR="0044253C" w:rsidRPr="00030D9D">
        <w:rPr>
          <w:rFonts w:hint="eastAsia"/>
          <w:sz w:val="28"/>
          <w:szCs w:val="28"/>
        </w:rPr>
        <w:t>；</w:t>
      </w:r>
    </w:p>
    <w:p w14:paraId="0E5E63EE" w14:textId="77777777" w:rsidR="00813CF4" w:rsidRPr="00030D9D" w:rsidRDefault="00030D9D" w:rsidP="00030D9D">
      <w:pPr>
        <w:spacing w:line="360" w:lineRule="auto"/>
        <w:ind w:firstLineChars="200" w:firstLine="560"/>
        <w:rPr>
          <w:sz w:val="28"/>
          <w:szCs w:val="28"/>
        </w:rPr>
      </w:pPr>
      <w:r>
        <w:rPr>
          <w:rFonts w:hint="eastAsia"/>
          <w:sz w:val="28"/>
          <w:szCs w:val="28"/>
        </w:rPr>
        <w:t>4.</w:t>
      </w:r>
      <w:r w:rsidR="0044253C" w:rsidRPr="00030D9D">
        <w:rPr>
          <w:sz w:val="28"/>
          <w:szCs w:val="28"/>
        </w:rPr>
        <w:t>批准圈子申请的领域范围</w:t>
      </w:r>
      <w:r w:rsidR="0044253C" w:rsidRPr="00030D9D">
        <w:rPr>
          <w:rFonts w:hint="eastAsia"/>
          <w:sz w:val="28"/>
          <w:szCs w:val="28"/>
        </w:rPr>
        <w:t>。</w:t>
      </w:r>
    </w:p>
    <w:p w14:paraId="562C61C0" w14:textId="77777777" w:rsidR="00813CF4" w:rsidRPr="00030D9D" w:rsidRDefault="00030D9D" w:rsidP="00030D9D">
      <w:pPr>
        <w:spacing w:line="360" w:lineRule="auto"/>
        <w:rPr>
          <w:sz w:val="28"/>
          <w:szCs w:val="28"/>
        </w:rPr>
      </w:pPr>
      <w:r>
        <w:rPr>
          <w:rFonts w:hint="eastAsia"/>
          <w:sz w:val="28"/>
          <w:szCs w:val="28"/>
        </w:rPr>
        <w:t>（三）</w:t>
      </w:r>
      <w:commentRangeStart w:id="27"/>
      <w:r w:rsidR="00813CF4" w:rsidRPr="00030D9D">
        <w:rPr>
          <w:sz w:val="28"/>
          <w:szCs w:val="28"/>
        </w:rPr>
        <w:t>秘书长</w:t>
      </w:r>
      <w:commentRangeEnd w:id="27"/>
      <w:r w:rsidR="00136637">
        <w:rPr>
          <w:rStyle w:val="af4"/>
        </w:rPr>
        <w:commentReference w:id="27"/>
      </w:r>
    </w:p>
    <w:p w14:paraId="7FAED6BE" w14:textId="77777777" w:rsidR="00813CF4" w:rsidRPr="00030D9D" w:rsidRDefault="00030D9D" w:rsidP="00030D9D">
      <w:pPr>
        <w:spacing w:line="360" w:lineRule="auto"/>
        <w:ind w:firstLineChars="200" w:firstLine="560"/>
        <w:rPr>
          <w:sz w:val="28"/>
          <w:szCs w:val="28"/>
        </w:rPr>
      </w:pPr>
      <w:r>
        <w:rPr>
          <w:rFonts w:hint="eastAsia"/>
          <w:sz w:val="28"/>
          <w:szCs w:val="28"/>
        </w:rPr>
        <w:t>1.</w:t>
      </w:r>
      <w:r w:rsidR="00813CF4" w:rsidRPr="00030D9D">
        <w:rPr>
          <w:sz w:val="28"/>
          <w:szCs w:val="28"/>
        </w:rPr>
        <w:t>负责主持召开全体成员大会。</w:t>
      </w:r>
    </w:p>
    <w:p w14:paraId="7171289D" w14:textId="77777777" w:rsidR="004D41CC" w:rsidRPr="00030D9D" w:rsidRDefault="00030D9D" w:rsidP="00030D9D">
      <w:pPr>
        <w:spacing w:line="360" w:lineRule="auto"/>
        <w:ind w:firstLineChars="200" w:firstLine="560"/>
        <w:rPr>
          <w:sz w:val="28"/>
          <w:szCs w:val="28"/>
        </w:rPr>
      </w:pPr>
      <w:r>
        <w:rPr>
          <w:rFonts w:hint="eastAsia"/>
          <w:sz w:val="28"/>
          <w:szCs w:val="28"/>
        </w:rPr>
        <w:t>2.</w:t>
      </w:r>
      <w:r w:rsidR="00813CF4" w:rsidRPr="00030D9D">
        <w:rPr>
          <w:sz w:val="28"/>
          <w:szCs w:val="28"/>
        </w:rPr>
        <w:t>负责班级与外部进行重大事项沟通、协调</w:t>
      </w:r>
      <w:r w:rsidR="004D41CC" w:rsidRPr="00030D9D">
        <w:rPr>
          <w:rFonts w:hint="eastAsia"/>
          <w:sz w:val="28"/>
          <w:szCs w:val="28"/>
        </w:rPr>
        <w:t>。</w:t>
      </w:r>
    </w:p>
    <w:p w14:paraId="1D2FF6F7" w14:textId="77777777" w:rsidR="001B781C" w:rsidRPr="00030D9D" w:rsidRDefault="00030D9D" w:rsidP="00030D9D">
      <w:pPr>
        <w:spacing w:line="360" w:lineRule="auto"/>
        <w:rPr>
          <w:sz w:val="28"/>
          <w:szCs w:val="28"/>
        </w:rPr>
      </w:pPr>
      <w:r>
        <w:rPr>
          <w:rFonts w:hint="eastAsia"/>
          <w:sz w:val="28"/>
          <w:szCs w:val="28"/>
        </w:rPr>
        <w:t>（四）</w:t>
      </w:r>
      <w:r w:rsidR="001B781C" w:rsidRPr="00030D9D">
        <w:rPr>
          <w:rFonts w:hint="eastAsia"/>
          <w:sz w:val="28"/>
          <w:szCs w:val="28"/>
        </w:rPr>
        <w:t>圈子</w:t>
      </w:r>
    </w:p>
    <w:p w14:paraId="542212CF" w14:textId="77777777" w:rsidR="001B781C" w:rsidRPr="00030D9D" w:rsidRDefault="00030D9D" w:rsidP="00030D9D">
      <w:pPr>
        <w:spacing w:line="360" w:lineRule="auto"/>
        <w:ind w:firstLineChars="200" w:firstLine="560"/>
        <w:rPr>
          <w:sz w:val="28"/>
          <w:szCs w:val="28"/>
        </w:rPr>
      </w:pPr>
      <w:r>
        <w:rPr>
          <w:rFonts w:hint="eastAsia"/>
          <w:sz w:val="28"/>
          <w:szCs w:val="28"/>
        </w:rPr>
        <w:t>1.</w:t>
      </w:r>
      <w:r w:rsidR="005D7E7B" w:rsidRPr="00030D9D">
        <w:rPr>
          <w:sz w:val="28"/>
          <w:szCs w:val="28"/>
        </w:rPr>
        <w:t>对</w:t>
      </w:r>
      <w:r w:rsidR="005D7E7B" w:rsidRPr="00030D9D">
        <w:rPr>
          <w:sz w:val="28"/>
          <w:szCs w:val="28"/>
        </w:rPr>
        <w:t>MEM</w:t>
      </w:r>
      <w:r w:rsidR="005D7E7B" w:rsidRPr="00030D9D">
        <w:rPr>
          <w:sz w:val="28"/>
          <w:szCs w:val="28"/>
        </w:rPr>
        <w:t>中心下发的任务</w:t>
      </w:r>
      <w:r w:rsidR="009813E5" w:rsidRPr="00030D9D">
        <w:rPr>
          <w:sz w:val="28"/>
          <w:szCs w:val="28"/>
        </w:rPr>
        <w:t>形成特定</w:t>
      </w:r>
      <w:r w:rsidR="009813E5" w:rsidRPr="00030D9D">
        <w:rPr>
          <w:rFonts w:hint="eastAsia"/>
          <w:sz w:val="28"/>
          <w:szCs w:val="28"/>
        </w:rPr>
        <w:t>“圈子”，进行活动执行</w:t>
      </w:r>
      <w:r w:rsidR="006E3141" w:rsidRPr="00030D9D">
        <w:rPr>
          <w:rFonts w:hint="eastAsia"/>
          <w:sz w:val="28"/>
          <w:szCs w:val="28"/>
        </w:rPr>
        <w:t>；</w:t>
      </w:r>
    </w:p>
    <w:p w14:paraId="3A386811" w14:textId="77777777" w:rsidR="001B781C" w:rsidRPr="00030D9D" w:rsidRDefault="00030D9D" w:rsidP="00030D9D">
      <w:pPr>
        <w:spacing w:line="360" w:lineRule="auto"/>
        <w:ind w:firstLineChars="200" w:firstLine="560"/>
        <w:rPr>
          <w:sz w:val="28"/>
          <w:szCs w:val="28"/>
        </w:rPr>
      </w:pPr>
      <w:r>
        <w:rPr>
          <w:rFonts w:hint="eastAsia"/>
          <w:sz w:val="28"/>
          <w:szCs w:val="28"/>
        </w:rPr>
        <w:t>2.</w:t>
      </w:r>
      <w:r w:rsidR="006E3141" w:rsidRPr="00030D9D">
        <w:rPr>
          <w:rFonts w:hint="eastAsia"/>
          <w:sz w:val="28"/>
          <w:szCs w:val="28"/>
        </w:rPr>
        <w:t>全部班级成员可以通过“议案”申请活动并形成圈子</w:t>
      </w:r>
      <w:r w:rsidR="001B781C" w:rsidRPr="00030D9D">
        <w:rPr>
          <w:rFonts w:hint="eastAsia"/>
          <w:sz w:val="28"/>
          <w:szCs w:val="28"/>
        </w:rPr>
        <w:t>。</w:t>
      </w:r>
    </w:p>
    <w:p w14:paraId="20FD17FD" w14:textId="77777777" w:rsidR="00FB6BA2" w:rsidRDefault="00FB6BA2">
      <w:pPr>
        <w:widowControl/>
        <w:jc w:val="left"/>
        <w:rPr>
          <w:rFonts w:ascii="DejaVu Sans" w:hAnsi="DejaVu Sans" w:cs="DejaVu Sans"/>
          <w:sz w:val="24"/>
          <w:szCs w:val="24"/>
        </w:rPr>
      </w:pPr>
      <w:r>
        <w:rPr>
          <w:rFonts w:ascii="DejaVu Sans" w:hAnsi="DejaVu Sans" w:cs="DejaVu Sans"/>
          <w:sz w:val="24"/>
          <w:szCs w:val="24"/>
        </w:rPr>
        <w:br w:type="page"/>
      </w:r>
    </w:p>
    <w:p w14:paraId="288E0726" w14:textId="77777777" w:rsidR="001B781C" w:rsidRPr="001B781C" w:rsidRDefault="001B781C" w:rsidP="001B781C">
      <w:pPr>
        <w:widowControl/>
        <w:spacing w:before="100" w:beforeAutospacing="1" w:after="100" w:afterAutospacing="1" w:line="360" w:lineRule="auto"/>
        <w:ind w:left="1440"/>
        <w:jc w:val="left"/>
        <w:rPr>
          <w:rFonts w:ascii="DejaVu Sans" w:hAnsi="DejaVu Sans" w:cs="DejaVu Sans"/>
          <w:sz w:val="24"/>
          <w:szCs w:val="24"/>
        </w:rPr>
      </w:pPr>
    </w:p>
    <w:p w14:paraId="6BB50628" w14:textId="77777777" w:rsidR="00813CF4" w:rsidRPr="000820A8" w:rsidRDefault="00813CF4" w:rsidP="000820A8">
      <w:pPr>
        <w:pStyle w:val="1"/>
      </w:pPr>
      <w:bookmarkStart w:id="28" w:name="_Toc492180898"/>
      <w:r w:rsidRPr="000820A8">
        <w:rPr>
          <w:rFonts w:hint="eastAsia"/>
        </w:rPr>
        <w:t>流程及规范</w:t>
      </w:r>
      <w:bookmarkEnd w:id="28"/>
    </w:p>
    <w:p w14:paraId="1ABA2611" w14:textId="77777777" w:rsidR="00740DE6" w:rsidRPr="00740DE6" w:rsidRDefault="00E871E2" w:rsidP="00973150">
      <w:pPr>
        <w:pStyle w:val="af1"/>
        <w:numPr>
          <w:ilvl w:val="0"/>
          <w:numId w:val="4"/>
        </w:numPr>
        <w:spacing w:beforeLines="50" w:before="156" w:afterLines="50" w:after="156" w:line="360" w:lineRule="auto"/>
        <w:ind w:left="993" w:firstLineChars="0" w:hanging="993"/>
        <w:rPr>
          <w:sz w:val="28"/>
          <w:szCs w:val="28"/>
        </w:rPr>
      </w:pPr>
      <w:ins w:id="29" w:author="bobo bobo" w:date="2017-09-15T22:48:00Z">
        <w:r>
          <w:rPr>
            <w:rFonts w:hint="eastAsia"/>
            <w:sz w:val="28"/>
            <w:szCs w:val="28"/>
          </w:rPr>
          <w:t>会议</w:t>
        </w:r>
      </w:ins>
      <w:del w:id="30" w:author="bobo bobo" w:date="2017-09-15T22:48:00Z">
        <w:r w:rsidR="00813CF4" w:rsidRPr="00740DE6" w:rsidDel="00E871E2">
          <w:rPr>
            <w:rFonts w:hint="eastAsia"/>
            <w:sz w:val="28"/>
            <w:szCs w:val="28"/>
          </w:rPr>
          <w:delText>开会</w:delText>
        </w:r>
      </w:del>
      <w:r w:rsidR="00813CF4" w:rsidRPr="00740DE6">
        <w:rPr>
          <w:rFonts w:hint="eastAsia"/>
          <w:sz w:val="28"/>
          <w:szCs w:val="28"/>
        </w:rPr>
        <w:t>流程及规范</w:t>
      </w:r>
    </w:p>
    <w:p w14:paraId="725325A0" w14:textId="77777777" w:rsidR="00813CF4" w:rsidRPr="00DA2D27" w:rsidRDefault="00DA2D27" w:rsidP="00DA2D27">
      <w:pPr>
        <w:spacing w:line="360" w:lineRule="auto"/>
        <w:rPr>
          <w:sz w:val="28"/>
          <w:szCs w:val="28"/>
        </w:rPr>
      </w:pPr>
      <w:r>
        <w:rPr>
          <w:rFonts w:hint="eastAsia"/>
          <w:sz w:val="28"/>
          <w:szCs w:val="28"/>
        </w:rPr>
        <w:t>（一）</w:t>
      </w:r>
      <w:r w:rsidR="00813CF4" w:rsidRPr="00DA2D27">
        <w:rPr>
          <w:rFonts w:hint="eastAsia"/>
          <w:sz w:val="28"/>
          <w:szCs w:val="28"/>
        </w:rPr>
        <w:t>班级会议由</w:t>
      </w:r>
      <w:ins w:id="31" w:author="bobo bobo" w:date="2017-09-15T22:57:00Z">
        <w:r w:rsidR="00815D29">
          <w:rPr>
            <w:rFonts w:hint="eastAsia"/>
            <w:sz w:val="28"/>
            <w:szCs w:val="28"/>
          </w:rPr>
          <w:t>班主任、</w:t>
        </w:r>
      </w:ins>
      <w:r w:rsidR="00813CF4" w:rsidRPr="00DA2D27">
        <w:rPr>
          <w:rFonts w:hint="eastAsia"/>
          <w:sz w:val="28"/>
          <w:szCs w:val="28"/>
        </w:rPr>
        <w:t>班长或其授权人员召集，并由召集人主持。</w:t>
      </w:r>
    </w:p>
    <w:p w14:paraId="7AD767F4" w14:textId="77777777" w:rsidR="00813CF4" w:rsidRPr="00DA2D27" w:rsidRDefault="00DA2D27" w:rsidP="00DA2D27">
      <w:pPr>
        <w:spacing w:line="360" w:lineRule="auto"/>
        <w:rPr>
          <w:sz w:val="28"/>
          <w:szCs w:val="28"/>
        </w:rPr>
      </w:pPr>
      <w:r>
        <w:rPr>
          <w:rFonts w:hint="eastAsia"/>
          <w:sz w:val="28"/>
          <w:szCs w:val="28"/>
        </w:rPr>
        <w:t>（二）</w:t>
      </w:r>
      <w:r w:rsidR="00813CF4" w:rsidRPr="00DA2D27">
        <w:rPr>
          <w:rFonts w:hint="eastAsia"/>
          <w:sz w:val="28"/>
          <w:szCs w:val="28"/>
        </w:rPr>
        <w:t>每次会议都要事先确定：明确的议题、开始时间及持续时间</w:t>
      </w:r>
      <w:ins w:id="32" w:author="周鹏 zhoupeng" w:date="2017-09-15T21:59:00Z">
        <w:r w:rsidR="00136637" w:rsidRPr="00E603CE">
          <w:rPr>
            <w:rFonts w:hint="eastAsia"/>
            <w:color w:val="FF0000"/>
            <w:sz w:val="28"/>
            <w:szCs w:val="28"/>
            <w:rPrChange w:id="33" w:author="周鹏 zhoupeng" w:date="2017-09-15T22:11:00Z">
              <w:rPr>
                <w:rFonts w:hint="eastAsia"/>
                <w:sz w:val="28"/>
                <w:szCs w:val="28"/>
              </w:rPr>
            </w:rPrChange>
          </w:rPr>
          <w:t>并通知所有与会人员</w:t>
        </w:r>
      </w:ins>
      <w:r w:rsidR="00813CF4" w:rsidRPr="00DA2D27">
        <w:rPr>
          <w:rFonts w:hint="eastAsia"/>
          <w:sz w:val="28"/>
          <w:szCs w:val="28"/>
        </w:rPr>
        <w:t>。</w:t>
      </w:r>
    </w:p>
    <w:p w14:paraId="34BBED28" w14:textId="77777777" w:rsidR="00813CF4" w:rsidRPr="00DA2D27" w:rsidRDefault="00DA2D27" w:rsidP="00DA2D27">
      <w:pPr>
        <w:spacing w:line="360" w:lineRule="auto"/>
        <w:rPr>
          <w:sz w:val="28"/>
          <w:szCs w:val="28"/>
        </w:rPr>
      </w:pPr>
      <w:r>
        <w:rPr>
          <w:rFonts w:hint="eastAsia"/>
          <w:sz w:val="28"/>
          <w:szCs w:val="28"/>
        </w:rPr>
        <w:t>（三）</w:t>
      </w:r>
      <w:r w:rsidR="00813CF4" w:rsidRPr="00DA2D27">
        <w:rPr>
          <w:rFonts w:hint="eastAsia"/>
          <w:sz w:val="28"/>
          <w:szCs w:val="28"/>
        </w:rPr>
        <w:t>针对每项议题，进行至多</w:t>
      </w:r>
      <w:r w:rsidR="00813CF4" w:rsidRPr="00DA2D27">
        <w:rPr>
          <w:sz w:val="28"/>
          <w:szCs w:val="28"/>
        </w:rPr>
        <w:t>两轮</w:t>
      </w:r>
      <w:r w:rsidR="00813CF4" w:rsidRPr="00DA2D27">
        <w:rPr>
          <w:rFonts w:hint="eastAsia"/>
          <w:sz w:val="28"/>
          <w:szCs w:val="28"/>
        </w:rPr>
        <w:t>的</w:t>
      </w:r>
      <w:r w:rsidR="00813CF4" w:rsidRPr="00DA2D27">
        <w:rPr>
          <w:sz w:val="28"/>
          <w:szCs w:val="28"/>
        </w:rPr>
        <w:t>讨论</w:t>
      </w:r>
      <w:ins w:id="34" w:author="bobo bobo" w:date="2017-09-15T22:49:00Z">
        <w:r w:rsidR="00E871E2">
          <w:rPr>
            <w:rFonts w:hint="eastAsia"/>
            <w:sz w:val="28"/>
            <w:szCs w:val="28"/>
          </w:rPr>
          <w:t>并形成结论</w:t>
        </w:r>
      </w:ins>
      <w:r w:rsidR="00813CF4" w:rsidRPr="00DA2D27">
        <w:rPr>
          <w:rFonts w:hint="eastAsia"/>
          <w:sz w:val="28"/>
          <w:szCs w:val="28"/>
        </w:rPr>
        <w:t>。</w:t>
      </w:r>
    </w:p>
    <w:p w14:paraId="2885F891" w14:textId="77777777" w:rsidR="00813CF4" w:rsidRDefault="00DA2D27" w:rsidP="00DA2D27">
      <w:pPr>
        <w:spacing w:line="360" w:lineRule="auto"/>
        <w:rPr>
          <w:rFonts w:asciiTheme="minorEastAsia" w:hAnsiTheme="minorEastAsia" w:cs="Arial"/>
          <w:color w:val="333333"/>
          <w:szCs w:val="21"/>
        </w:rPr>
      </w:pPr>
      <w:r>
        <w:rPr>
          <w:rFonts w:hint="eastAsia"/>
          <w:sz w:val="28"/>
          <w:szCs w:val="28"/>
        </w:rPr>
        <w:t>（四）</w:t>
      </w:r>
      <w:ins w:id="35" w:author="bobo bobo" w:date="2017-09-15T22:49:00Z">
        <w:r w:rsidR="00E871E2">
          <w:rPr>
            <w:rFonts w:hint="eastAsia"/>
            <w:sz w:val="28"/>
            <w:szCs w:val="28"/>
          </w:rPr>
          <w:t>设置</w:t>
        </w:r>
      </w:ins>
      <w:ins w:id="36" w:author="bobo bobo" w:date="2017-09-15T22:50:00Z">
        <w:r w:rsidR="00E871E2">
          <w:rPr>
            <w:rFonts w:hint="eastAsia"/>
            <w:sz w:val="28"/>
            <w:szCs w:val="28"/>
          </w:rPr>
          <w:t>会议记录人员</w:t>
        </w:r>
      </w:ins>
      <w:del w:id="37" w:author="bobo bobo" w:date="2017-09-15T22:49:00Z">
        <w:r w:rsidR="00813CF4" w:rsidRPr="00DA2D27" w:rsidDel="00E871E2">
          <w:rPr>
            <w:rFonts w:hint="eastAsia"/>
            <w:sz w:val="28"/>
            <w:szCs w:val="28"/>
          </w:rPr>
          <w:delText>会议要有专人记录</w:delText>
        </w:r>
      </w:del>
      <w:r w:rsidR="00813CF4" w:rsidRPr="00DA2D27">
        <w:rPr>
          <w:rFonts w:hint="eastAsia"/>
          <w:sz w:val="28"/>
          <w:szCs w:val="28"/>
        </w:rPr>
        <w:t>，并在</w:t>
      </w:r>
      <w:r w:rsidR="00813CF4" w:rsidRPr="00DA2D27">
        <w:rPr>
          <w:rFonts w:hint="eastAsia"/>
          <w:sz w:val="28"/>
          <w:szCs w:val="28"/>
        </w:rPr>
        <w:t>24</w:t>
      </w:r>
      <w:r w:rsidR="00813CF4" w:rsidRPr="00DA2D27">
        <w:rPr>
          <w:rFonts w:hint="eastAsia"/>
          <w:sz w:val="28"/>
          <w:szCs w:val="28"/>
        </w:rPr>
        <w:t>小时内形成会议纪要</w:t>
      </w:r>
      <w:ins w:id="38" w:author="bobo bobo" w:date="2017-09-15T22:50:00Z">
        <w:r w:rsidR="00E871E2">
          <w:rPr>
            <w:rFonts w:hint="eastAsia"/>
            <w:sz w:val="28"/>
            <w:szCs w:val="28"/>
          </w:rPr>
          <w:t>，发布在班级公众平台</w:t>
        </w:r>
      </w:ins>
      <w:r w:rsidR="00813CF4" w:rsidRPr="00DA2D27">
        <w:rPr>
          <w:rFonts w:hint="eastAsia"/>
          <w:sz w:val="28"/>
          <w:szCs w:val="28"/>
        </w:rPr>
        <w:t>。</w:t>
      </w:r>
    </w:p>
    <w:p w14:paraId="369D8EC5" w14:textId="77777777" w:rsidR="00813CF4" w:rsidRPr="00740DE6" w:rsidRDefault="00813CF4" w:rsidP="00973150">
      <w:pPr>
        <w:pStyle w:val="af1"/>
        <w:numPr>
          <w:ilvl w:val="0"/>
          <w:numId w:val="4"/>
        </w:numPr>
        <w:spacing w:beforeLines="50" w:before="156" w:afterLines="50" w:after="156" w:line="360" w:lineRule="auto"/>
        <w:ind w:left="993" w:firstLineChars="0" w:hanging="993"/>
        <w:rPr>
          <w:sz w:val="28"/>
          <w:szCs w:val="28"/>
        </w:rPr>
      </w:pPr>
      <w:r w:rsidRPr="00740DE6">
        <w:rPr>
          <w:rFonts w:hint="eastAsia"/>
          <w:sz w:val="28"/>
          <w:szCs w:val="28"/>
        </w:rPr>
        <w:t>修宪流程及规范</w:t>
      </w:r>
    </w:p>
    <w:p w14:paraId="557AE8F7" w14:textId="77777777" w:rsidR="00813CF4" w:rsidRPr="00DA2D27" w:rsidRDefault="00DA2D27" w:rsidP="00DA2D27">
      <w:pPr>
        <w:spacing w:line="360" w:lineRule="auto"/>
        <w:rPr>
          <w:sz w:val="28"/>
          <w:szCs w:val="28"/>
        </w:rPr>
      </w:pPr>
      <w:r>
        <w:rPr>
          <w:rFonts w:hint="eastAsia"/>
          <w:sz w:val="28"/>
          <w:szCs w:val="28"/>
        </w:rPr>
        <w:t>（一）</w:t>
      </w:r>
      <w:r w:rsidR="004D41CC" w:rsidRPr="00DA2D27">
        <w:rPr>
          <w:rFonts w:hint="eastAsia"/>
          <w:sz w:val="28"/>
          <w:szCs w:val="28"/>
        </w:rPr>
        <w:t>本宪章</w:t>
      </w:r>
      <w:r w:rsidR="00813CF4" w:rsidRPr="00DA2D27">
        <w:rPr>
          <w:rFonts w:hint="eastAsia"/>
          <w:sz w:val="28"/>
          <w:szCs w:val="28"/>
        </w:rPr>
        <w:t>V0</w:t>
      </w:r>
      <w:r w:rsidR="00813CF4" w:rsidRPr="00DA2D27">
        <w:rPr>
          <w:rFonts w:hint="eastAsia"/>
          <w:sz w:val="28"/>
          <w:szCs w:val="28"/>
        </w:rPr>
        <w:t>版由</w:t>
      </w:r>
      <w:r w:rsidR="00813CF4" w:rsidRPr="00DA2D27">
        <w:rPr>
          <w:rFonts w:hint="eastAsia"/>
          <w:sz w:val="28"/>
          <w:szCs w:val="28"/>
        </w:rPr>
        <w:t>2017MEM XLP</w:t>
      </w:r>
      <w:ins w:id="39" w:author="bobo bobo" w:date="2017-09-15T22:53:00Z">
        <w:r w:rsidR="00E871E2">
          <w:rPr>
            <w:rFonts w:hint="eastAsia"/>
            <w:sz w:val="28"/>
            <w:szCs w:val="28"/>
          </w:rPr>
          <w:t>第二批次第五小组</w:t>
        </w:r>
      </w:ins>
      <w:del w:id="40" w:author="bobo bobo" w:date="2017-09-15T22:53:00Z">
        <w:r w:rsidR="00813CF4" w:rsidRPr="00DA2D27" w:rsidDel="00E871E2">
          <w:rPr>
            <w:rFonts w:hint="eastAsia"/>
            <w:sz w:val="28"/>
            <w:szCs w:val="28"/>
          </w:rPr>
          <w:delText>宪章编写组</w:delText>
        </w:r>
      </w:del>
      <w:r w:rsidR="00813CF4" w:rsidRPr="00DA2D27">
        <w:rPr>
          <w:rFonts w:hint="eastAsia"/>
          <w:sz w:val="28"/>
          <w:szCs w:val="28"/>
        </w:rPr>
        <w:t>负责编制，并提交临时全体大会审议，三分之二以上成员审议通过后，自会议当日起正式</w:t>
      </w:r>
      <w:del w:id="41" w:author="bobo bobo" w:date="2017-09-15T22:59:00Z">
        <w:r w:rsidR="00813CF4" w:rsidRPr="00DA2D27" w:rsidDel="00815D29">
          <w:rPr>
            <w:rFonts w:hint="eastAsia"/>
            <w:sz w:val="28"/>
            <w:szCs w:val="28"/>
          </w:rPr>
          <w:delText>生效</w:delText>
        </w:r>
      </w:del>
      <w:r w:rsidR="00813CF4" w:rsidRPr="00DA2D27">
        <w:rPr>
          <w:rFonts w:hint="eastAsia"/>
          <w:sz w:val="28"/>
          <w:szCs w:val="28"/>
        </w:rPr>
        <w:t>。</w:t>
      </w:r>
    </w:p>
    <w:p w14:paraId="67483DEB" w14:textId="77777777" w:rsidR="00813CF4" w:rsidRPr="00DA2D27" w:rsidRDefault="00DA2D27" w:rsidP="00DA2D27">
      <w:pPr>
        <w:spacing w:line="360" w:lineRule="auto"/>
        <w:rPr>
          <w:sz w:val="28"/>
          <w:szCs w:val="28"/>
        </w:rPr>
      </w:pPr>
      <w:r>
        <w:rPr>
          <w:rFonts w:hint="eastAsia"/>
          <w:sz w:val="28"/>
          <w:szCs w:val="28"/>
        </w:rPr>
        <w:t>（二）</w:t>
      </w:r>
      <w:r w:rsidR="00813CF4" w:rsidRPr="00DA2D27">
        <w:rPr>
          <w:rFonts w:hint="eastAsia"/>
          <w:sz w:val="28"/>
          <w:szCs w:val="28"/>
        </w:rPr>
        <w:t>秘书处是</w:t>
      </w:r>
      <w:r w:rsidR="004D41CC" w:rsidRPr="00DA2D27">
        <w:rPr>
          <w:rFonts w:hint="eastAsia"/>
          <w:sz w:val="28"/>
          <w:szCs w:val="28"/>
        </w:rPr>
        <w:t>本宪章</w:t>
      </w:r>
      <w:r w:rsidR="00813CF4" w:rsidRPr="00DA2D27">
        <w:rPr>
          <w:rFonts w:hint="eastAsia"/>
          <w:sz w:val="28"/>
          <w:szCs w:val="28"/>
        </w:rPr>
        <w:t>的归口管理</w:t>
      </w:r>
      <w:r w:rsidR="004D41CC" w:rsidRPr="00DA2D27">
        <w:rPr>
          <w:rFonts w:hint="eastAsia"/>
          <w:sz w:val="28"/>
          <w:szCs w:val="28"/>
        </w:rPr>
        <w:t>单位</w:t>
      </w:r>
      <w:r w:rsidR="00813CF4" w:rsidRPr="00DA2D27">
        <w:rPr>
          <w:rFonts w:hint="eastAsia"/>
          <w:sz w:val="28"/>
          <w:szCs w:val="28"/>
        </w:rPr>
        <w:t>，并负责宪章在班内实际执行的</w:t>
      </w:r>
      <w:del w:id="42" w:author="bobo bobo" w:date="2017-09-15T22:54:00Z">
        <w:r w:rsidR="00813CF4" w:rsidRPr="00DA2D27" w:rsidDel="00E871E2">
          <w:rPr>
            <w:rFonts w:hint="eastAsia"/>
            <w:sz w:val="28"/>
            <w:szCs w:val="28"/>
          </w:rPr>
          <w:delText>日常</w:delText>
        </w:r>
      </w:del>
      <w:r w:rsidR="00813CF4" w:rsidRPr="00DA2D27">
        <w:rPr>
          <w:rFonts w:hint="eastAsia"/>
          <w:sz w:val="28"/>
          <w:szCs w:val="28"/>
        </w:rPr>
        <w:t>监督</w:t>
      </w:r>
      <w:ins w:id="43" w:author="bobo bobo" w:date="2017-09-15T22:54:00Z">
        <w:r w:rsidR="00E871E2">
          <w:rPr>
            <w:rFonts w:hint="eastAsia"/>
            <w:sz w:val="28"/>
            <w:szCs w:val="28"/>
          </w:rPr>
          <w:t>岗</w:t>
        </w:r>
      </w:ins>
      <w:r w:rsidR="00813CF4" w:rsidRPr="00DA2D27">
        <w:rPr>
          <w:rFonts w:hint="eastAsia"/>
          <w:sz w:val="28"/>
          <w:szCs w:val="28"/>
        </w:rPr>
        <w:t>。</w:t>
      </w:r>
    </w:p>
    <w:p w14:paraId="597C59AE" w14:textId="77777777" w:rsidR="00813CF4" w:rsidRPr="00DA2D27" w:rsidRDefault="00DA2D27" w:rsidP="00DA2D27">
      <w:pPr>
        <w:spacing w:line="360" w:lineRule="auto"/>
        <w:rPr>
          <w:sz w:val="28"/>
          <w:szCs w:val="28"/>
        </w:rPr>
      </w:pPr>
      <w:r>
        <w:rPr>
          <w:rFonts w:hint="eastAsia"/>
          <w:sz w:val="28"/>
          <w:szCs w:val="28"/>
        </w:rPr>
        <w:t>（三）</w:t>
      </w:r>
      <w:r w:rsidR="00813CF4" w:rsidRPr="00DA2D27">
        <w:rPr>
          <w:rFonts w:hint="eastAsia"/>
          <w:sz w:val="28"/>
          <w:szCs w:val="28"/>
        </w:rPr>
        <w:t>每学年新学期开始后</w:t>
      </w:r>
      <w:r w:rsidR="00813CF4" w:rsidRPr="00DA2D27">
        <w:rPr>
          <w:rFonts w:hint="eastAsia"/>
          <w:sz w:val="28"/>
          <w:szCs w:val="28"/>
        </w:rPr>
        <w:t>1</w:t>
      </w:r>
      <w:r w:rsidR="00813CF4" w:rsidRPr="00DA2D27">
        <w:rPr>
          <w:rFonts w:hint="eastAsia"/>
          <w:sz w:val="28"/>
          <w:szCs w:val="28"/>
        </w:rPr>
        <w:t>个月内，由秘书处负责，组建宪章修订小组，回顾总结宪章在上一年度的实施情况，并编制宪章修正案。</w:t>
      </w:r>
    </w:p>
    <w:p w14:paraId="128944FA" w14:textId="77777777" w:rsidR="00813CF4" w:rsidRPr="00DA2D27" w:rsidRDefault="00DA2D27" w:rsidP="00DA2D27">
      <w:pPr>
        <w:spacing w:line="360" w:lineRule="auto"/>
        <w:rPr>
          <w:sz w:val="28"/>
          <w:szCs w:val="28"/>
        </w:rPr>
      </w:pPr>
      <w:r>
        <w:rPr>
          <w:rFonts w:hint="eastAsia"/>
          <w:sz w:val="28"/>
          <w:szCs w:val="28"/>
        </w:rPr>
        <w:t>（四）</w:t>
      </w:r>
      <w:r w:rsidR="00813CF4" w:rsidRPr="00DA2D27">
        <w:rPr>
          <w:rFonts w:hint="eastAsia"/>
          <w:sz w:val="28"/>
          <w:szCs w:val="28"/>
        </w:rPr>
        <w:t>宪章修正案提交每年的全体大会审议，</w:t>
      </w:r>
      <w:ins w:id="44" w:author="bobo bobo" w:date="2017-09-15T22:56:00Z">
        <w:r w:rsidR="00815D29">
          <w:rPr>
            <w:rFonts w:hint="eastAsia"/>
            <w:sz w:val="28"/>
            <w:szCs w:val="28"/>
          </w:rPr>
          <w:t>三分之二以上成员通过审议后，</w:t>
        </w:r>
      </w:ins>
      <w:del w:id="45" w:author="bobo bobo" w:date="2017-09-15T22:56:00Z">
        <w:r w:rsidR="00813CF4" w:rsidRPr="00DA2D27" w:rsidDel="00815D29">
          <w:rPr>
            <w:rFonts w:hint="eastAsia"/>
            <w:sz w:val="28"/>
            <w:szCs w:val="28"/>
          </w:rPr>
          <w:delText>审议通过后</w:delText>
        </w:r>
      </w:del>
      <w:r w:rsidR="00813CF4" w:rsidRPr="00DA2D27">
        <w:rPr>
          <w:rFonts w:hint="eastAsia"/>
          <w:sz w:val="28"/>
          <w:szCs w:val="28"/>
        </w:rPr>
        <w:t>自</w:t>
      </w:r>
      <w:ins w:id="46" w:author="bobo bobo" w:date="2017-09-15T22:56:00Z">
        <w:r w:rsidR="00815D29">
          <w:rPr>
            <w:rFonts w:hint="eastAsia"/>
            <w:sz w:val="28"/>
            <w:szCs w:val="28"/>
          </w:rPr>
          <w:t>大会</w:t>
        </w:r>
      </w:ins>
      <w:del w:id="47" w:author="bobo bobo" w:date="2017-09-15T22:56:00Z">
        <w:r w:rsidR="00813CF4" w:rsidRPr="00DA2D27" w:rsidDel="00815D29">
          <w:rPr>
            <w:rFonts w:hint="eastAsia"/>
            <w:sz w:val="28"/>
            <w:szCs w:val="28"/>
          </w:rPr>
          <w:delText>会议</w:delText>
        </w:r>
      </w:del>
      <w:r w:rsidR="00813CF4" w:rsidRPr="00DA2D27">
        <w:rPr>
          <w:rFonts w:hint="eastAsia"/>
          <w:sz w:val="28"/>
          <w:szCs w:val="28"/>
        </w:rPr>
        <w:t>当日起正式生效，同时老版宪章自动废止。审议不通过仍按照原宪章执行。</w:t>
      </w:r>
    </w:p>
    <w:p w14:paraId="3727D95A" w14:textId="77777777" w:rsidR="00813CF4" w:rsidRPr="00DA2D27" w:rsidRDefault="00DA2D27" w:rsidP="00DA2D27">
      <w:pPr>
        <w:spacing w:line="360" w:lineRule="auto"/>
        <w:rPr>
          <w:sz w:val="28"/>
          <w:szCs w:val="28"/>
        </w:rPr>
      </w:pPr>
      <w:r>
        <w:rPr>
          <w:rFonts w:hint="eastAsia"/>
          <w:sz w:val="28"/>
          <w:szCs w:val="28"/>
        </w:rPr>
        <w:lastRenderedPageBreak/>
        <w:t>（五）</w:t>
      </w:r>
      <w:r w:rsidR="00813CF4" w:rsidRPr="00DA2D27">
        <w:rPr>
          <w:rFonts w:hint="eastAsia"/>
          <w:sz w:val="28"/>
          <w:szCs w:val="28"/>
        </w:rPr>
        <w:t>经全体委员会成员签字的全体大会决议是宪章是否为有效、现行版本的唯一证明文件。</w:t>
      </w:r>
    </w:p>
    <w:p w14:paraId="0ECA23D2" w14:textId="77777777" w:rsidR="00813CF4" w:rsidRPr="00740DE6" w:rsidRDefault="00813CF4" w:rsidP="00973150">
      <w:pPr>
        <w:pStyle w:val="af1"/>
        <w:numPr>
          <w:ilvl w:val="0"/>
          <w:numId w:val="4"/>
        </w:numPr>
        <w:spacing w:beforeLines="50" w:before="156" w:afterLines="50" w:after="156" w:line="360" w:lineRule="auto"/>
        <w:ind w:left="993" w:firstLineChars="0" w:hanging="993"/>
        <w:rPr>
          <w:sz w:val="28"/>
          <w:szCs w:val="28"/>
        </w:rPr>
      </w:pPr>
      <w:r w:rsidRPr="00740DE6">
        <w:rPr>
          <w:rFonts w:hint="eastAsia"/>
          <w:sz w:val="28"/>
          <w:szCs w:val="28"/>
        </w:rPr>
        <w:t>秘书长选举流程及规范。</w:t>
      </w:r>
    </w:p>
    <w:p w14:paraId="7BCCE5C2" w14:textId="77777777" w:rsidR="008116CB" w:rsidRPr="00DA2D27" w:rsidRDefault="00DA2D27" w:rsidP="00DA2D27">
      <w:pPr>
        <w:spacing w:line="360" w:lineRule="auto"/>
        <w:rPr>
          <w:sz w:val="28"/>
          <w:szCs w:val="28"/>
        </w:rPr>
      </w:pPr>
      <w:r>
        <w:rPr>
          <w:rFonts w:hint="eastAsia"/>
          <w:sz w:val="28"/>
          <w:szCs w:val="28"/>
        </w:rPr>
        <w:t>（一）</w:t>
      </w:r>
      <w:r w:rsidR="00813CF4" w:rsidRPr="00DA2D27">
        <w:rPr>
          <w:rFonts w:hint="eastAsia"/>
          <w:sz w:val="28"/>
          <w:szCs w:val="28"/>
        </w:rPr>
        <w:t>秘书长的选举及任期。</w:t>
      </w:r>
    </w:p>
    <w:p w14:paraId="7E9745B3" w14:textId="77777777" w:rsidR="00813CF4" w:rsidRPr="00DA2D27" w:rsidRDefault="00DA2D27" w:rsidP="00DA2D27">
      <w:pPr>
        <w:spacing w:line="360" w:lineRule="auto"/>
        <w:ind w:firstLineChars="200" w:firstLine="560"/>
        <w:rPr>
          <w:sz w:val="28"/>
          <w:szCs w:val="28"/>
        </w:rPr>
      </w:pPr>
      <w:r>
        <w:rPr>
          <w:rFonts w:hint="eastAsia"/>
          <w:sz w:val="28"/>
          <w:szCs w:val="28"/>
        </w:rPr>
        <w:t>1.</w:t>
      </w:r>
      <w:r w:rsidR="00813CF4" w:rsidRPr="00DA2D27">
        <w:rPr>
          <w:rFonts w:hint="eastAsia"/>
          <w:sz w:val="28"/>
          <w:szCs w:val="28"/>
        </w:rPr>
        <w:t>各</w:t>
      </w:r>
      <w:ins w:id="48" w:author="bobo bobo" w:date="2017-09-15T22:59:00Z">
        <w:r w:rsidR="00815D29">
          <w:rPr>
            <w:rFonts w:hint="eastAsia"/>
            <w:sz w:val="28"/>
            <w:szCs w:val="28"/>
          </w:rPr>
          <w:t>班级</w:t>
        </w:r>
      </w:ins>
      <w:del w:id="49" w:author="bobo bobo" w:date="2017-09-15T22:59:00Z">
        <w:r w:rsidR="00C1504A" w:rsidRPr="00DA2D27" w:rsidDel="00815D29">
          <w:rPr>
            <w:rFonts w:hint="eastAsia"/>
            <w:sz w:val="28"/>
            <w:szCs w:val="28"/>
          </w:rPr>
          <w:delText>子</w:delText>
        </w:r>
        <w:r w:rsidR="00813CF4" w:rsidRPr="00DA2D27" w:rsidDel="00815D29">
          <w:rPr>
            <w:rFonts w:hint="eastAsia"/>
            <w:sz w:val="28"/>
            <w:szCs w:val="28"/>
          </w:rPr>
          <w:delText>班</w:delText>
        </w:r>
      </w:del>
      <w:r w:rsidR="00813CF4" w:rsidRPr="00DA2D27">
        <w:rPr>
          <w:rFonts w:hint="eastAsia"/>
          <w:sz w:val="28"/>
          <w:szCs w:val="28"/>
        </w:rPr>
        <w:t>班长或各班推荐人员</w:t>
      </w:r>
      <w:r w:rsidR="004D41CC" w:rsidRPr="00DA2D27">
        <w:rPr>
          <w:rFonts w:hint="eastAsia"/>
          <w:sz w:val="28"/>
          <w:szCs w:val="28"/>
        </w:rPr>
        <w:t>、自荐人员</w:t>
      </w:r>
      <w:r w:rsidR="00813CF4" w:rsidRPr="00DA2D27">
        <w:rPr>
          <w:rFonts w:hint="eastAsia"/>
          <w:sz w:val="28"/>
          <w:szCs w:val="28"/>
        </w:rPr>
        <w:t>是秘书长候选人。</w:t>
      </w:r>
    </w:p>
    <w:p w14:paraId="0C59D88B" w14:textId="77777777" w:rsidR="00813CF4" w:rsidRPr="00DA2D27" w:rsidRDefault="00DA2D27" w:rsidP="00DA2D27">
      <w:pPr>
        <w:spacing w:line="360" w:lineRule="auto"/>
        <w:ind w:firstLineChars="200" w:firstLine="560"/>
        <w:rPr>
          <w:sz w:val="28"/>
          <w:szCs w:val="28"/>
        </w:rPr>
      </w:pPr>
      <w:r>
        <w:rPr>
          <w:rFonts w:hint="eastAsia"/>
          <w:sz w:val="28"/>
          <w:szCs w:val="28"/>
        </w:rPr>
        <w:t>2.</w:t>
      </w:r>
      <w:r w:rsidR="00813CF4" w:rsidRPr="00DA2D27">
        <w:rPr>
          <w:rFonts w:hint="eastAsia"/>
          <w:sz w:val="28"/>
          <w:szCs w:val="28"/>
        </w:rPr>
        <w:t>每年召开的全体</w:t>
      </w:r>
      <w:ins w:id="50" w:author="bobo bobo" w:date="2017-09-15T23:01:00Z">
        <w:r w:rsidR="00815D29">
          <w:rPr>
            <w:rFonts w:hint="eastAsia"/>
            <w:sz w:val="28"/>
            <w:szCs w:val="28"/>
          </w:rPr>
          <w:t>成员</w:t>
        </w:r>
      </w:ins>
      <w:r w:rsidR="00813CF4" w:rsidRPr="00DA2D27">
        <w:rPr>
          <w:rFonts w:hint="eastAsia"/>
          <w:sz w:val="28"/>
          <w:szCs w:val="28"/>
        </w:rPr>
        <w:t>大会落实秘书长的选举工作，由所有秘书长候选人按照民主流程和差额选举制度，</w:t>
      </w:r>
      <w:r w:rsidR="004D41CC" w:rsidRPr="00DA2D27">
        <w:rPr>
          <w:rFonts w:hint="eastAsia"/>
          <w:sz w:val="28"/>
          <w:szCs w:val="28"/>
        </w:rPr>
        <w:t>以最高票</w:t>
      </w:r>
      <w:r w:rsidR="00813CF4" w:rsidRPr="00DA2D27">
        <w:rPr>
          <w:rFonts w:hint="eastAsia"/>
          <w:sz w:val="28"/>
          <w:szCs w:val="28"/>
        </w:rPr>
        <w:t>选举产生新一届秘书长。</w:t>
      </w:r>
    </w:p>
    <w:p w14:paraId="6DD5115A" w14:textId="77777777" w:rsidR="00813CF4" w:rsidRPr="00DA2D27" w:rsidRDefault="00DA2D27" w:rsidP="00DA2D27">
      <w:pPr>
        <w:spacing w:line="360" w:lineRule="auto"/>
        <w:ind w:firstLineChars="200" w:firstLine="560"/>
        <w:rPr>
          <w:sz w:val="28"/>
          <w:szCs w:val="28"/>
        </w:rPr>
      </w:pPr>
      <w:r>
        <w:rPr>
          <w:rFonts w:hint="eastAsia"/>
          <w:sz w:val="28"/>
          <w:szCs w:val="28"/>
        </w:rPr>
        <w:t>3.</w:t>
      </w:r>
      <w:r w:rsidR="00813CF4" w:rsidRPr="00DA2D27">
        <w:rPr>
          <w:rFonts w:hint="eastAsia"/>
          <w:sz w:val="28"/>
          <w:szCs w:val="28"/>
        </w:rPr>
        <w:t>秘书长的任期为</w:t>
      </w:r>
      <w:r w:rsidR="00813CF4" w:rsidRPr="00DA2D27">
        <w:rPr>
          <w:rFonts w:hint="eastAsia"/>
          <w:sz w:val="28"/>
          <w:szCs w:val="28"/>
        </w:rPr>
        <w:t>1</w:t>
      </w:r>
      <w:r w:rsidR="00813CF4" w:rsidRPr="00DA2D27">
        <w:rPr>
          <w:rFonts w:hint="eastAsia"/>
          <w:sz w:val="28"/>
          <w:szCs w:val="28"/>
        </w:rPr>
        <w:t>年，自大会选举产生之日起开始计算，至下一年的全体大会召开时届满。</w:t>
      </w:r>
    </w:p>
    <w:p w14:paraId="2207A721" w14:textId="77777777" w:rsidR="00813CF4" w:rsidRPr="00DA2D27" w:rsidRDefault="00DA2D27" w:rsidP="00DA2D27">
      <w:pPr>
        <w:spacing w:line="360" w:lineRule="auto"/>
        <w:rPr>
          <w:sz w:val="28"/>
          <w:szCs w:val="28"/>
        </w:rPr>
      </w:pPr>
      <w:r>
        <w:rPr>
          <w:rFonts w:hint="eastAsia"/>
          <w:sz w:val="28"/>
          <w:szCs w:val="28"/>
        </w:rPr>
        <w:t>（二）</w:t>
      </w:r>
      <w:r w:rsidR="00813CF4" w:rsidRPr="00DA2D27">
        <w:rPr>
          <w:rFonts w:hint="eastAsia"/>
          <w:sz w:val="28"/>
          <w:szCs w:val="28"/>
        </w:rPr>
        <w:t>弹劾机制。</w:t>
      </w:r>
    </w:p>
    <w:p w14:paraId="1AA3532A" w14:textId="77777777" w:rsidR="00813CF4" w:rsidRPr="00DA2D27" w:rsidRDefault="00DA2D27" w:rsidP="00DA2D27">
      <w:pPr>
        <w:spacing w:line="360" w:lineRule="auto"/>
        <w:ind w:firstLineChars="200" w:firstLine="560"/>
        <w:rPr>
          <w:sz w:val="28"/>
          <w:szCs w:val="28"/>
        </w:rPr>
      </w:pPr>
      <w:r>
        <w:rPr>
          <w:rFonts w:hint="eastAsia"/>
          <w:sz w:val="28"/>
          <w:szCs w:val="28"/>
        </w:rPr>
        <w:t>1.</w:t>
      </w:r>
      <w:r w:rsidR="00813CF4" w:rsidRPr="00DA2D27">
        <w:rPr>
          <w:rFonts w:hint="eastAsia"/>
          <w:sz w:val="28"/>
          <w:szCs w:val="28"/>
        </w:rPr>
        <w:t>当秘书长存在包含但不限于以下行为时，</w:t>
      </w:r>
      <w:r w:rsidR="00E3181A" w:rsidRPr="00DA2D27">
        <w:rPr>
          <w:rFonts w:hint="eastAsia"/>
          <w:sz w:val="28"/>
          <w:szCs w:val="28"/>
        </w:rPr>
        <w:t>任意</w:t>
      </w:r>
      <w:r w:rsidR="00CC2940" w:rsidRPr="00DA2D27">
        <w:rPr>
          <w:rFonts w:hint="eastAsia"/>
          <w:sz w:val="28"/>
          <w:szCs w:val="28"/>
        </w:rPr>
        <w:t>班级</w:t>
      </w:r>
      <w:r w:rsidR="008B18C5" w:rsidRPr="00DA2D27">
        <w:rPr>
          <w:rFonts w:hint="eastAsia"/>
          <w:sz w:val="28"/>
          <w:szCs w:val="28"/>
        </w:rPr>
        <w:t>成员都有权提出对秘书长</w:t>
      </w:r>
      <w:r w:rsidR="00813CF4" w:rsidRPr="00DA2D27">
        <w:rPr>
          <w:rFonts w:hint="eastAsia"/>
          <w:sz w:val="28"/>
          <w:szCs w:val="28"/>
        </w:rPr>
        <w:t>的弹劾</w:t>
      </w:r>
      <w:r w:rsidR="00E3181A" w:rsidRPr="00DA2D27">
        <w:rPr>
          <w:rFonts w:hint="eastAsia"/>
          <w:sz w:val="28"/>
          <w:szCs w:val="28"/>
        </w:rPr>
        <w:t>议</w:t>
      </w:r>
      <w:r w:rsidR="00813CF4" w:rsidRPr="00DA2D27">
        <w:rPr>
          <w:rFonts w:hint="eastAsia"/>
          <w:sz w:val="28"/>
          <w:szCs w:val="28"/>
        </w:rPr>
        <w:t>案：</w:t>
      </w:r>
    </w:p>
    <w:p w14:paraId="06BA3240" w14:textId="77777777" w:rsidR="00813CF4" w:rsidRPr="00DA2D27" w:rsidRDefault="00813CF4" w:rsidP="00DA2D27">
      <w:pPr>
        <w:spacing w:line="360" w:lineRule="auto"/>
        <w:ind w:firstLineChars="200" w:firstLine="560"/>
        <w:rPr>
          <w:sz w:val="28"/>
          <w:szCs w:val="28"/>
        </w:rPr>
      </w:pPr>
      <w:r w:rsidRPr="00DA2D27">
        <w:rPr>
          <w:rFonts w:hint="eastAsia"/>
          <w:sz w:val="28"/>
          <w:szCs w:val="28"/>
        </w:rPr>
        <w:t>a.</w:t>
      </w:r>
      <w:r w:rsidRPr="00DA2D27">
        <w:rPr>
          <w:rFonts w:hint="eastAsia"/>
          <w:sz w:val="28"/>
          <w:szCs w:val="28"/>
        </w:rPr>
        <w:t>有违反</w:t>
      </w:r>
      <w:ins w:id="51" w:author="bobo bobo" w:date="2017-09-15T23:03:00Z">
        <w:r w:rsidR="00815D29">
          <w:rPr>
            <w:rFonts w:hint="eastAsia"/>
            <w:sz w:val="28"/>
            <w:szCs w:val="28"/>
          </w:rPr>
          <w:t>《清华大学研究生手册》、</w:t>
        </w:r>
      </w:ins>
      <w:ins w:id="52" w:author="bobo bobo" w:date="2017-09-15T23:13:00Z">
        <w:r w:rsidR="00D076D5">
          <w:rPr>
            <w:rFonts w:hint="eastAsia"/>
            <w:sz w:val="28"/>
            <w:szCs w:val="28"/>
          </w:rPr>
          <w:t>本</w:t>
        </w:r>
      </w:ins>
      <w:r w:rsidRPr="00DA2D27">
        <w:rPr>
          <w:rFonts w:hint="eastAsia"/>
          <w:sz w:val="28"/>
          <w:szCs w:val="28"/>
        </w:rPr>
        <w:t>宪章规定的行为。</w:t>
      </w:r>
    </w:p>
    <w:p w14:paraId="3026795F" w14:textId="77777777" w:rsidR="00813CF4" w:rsidRPr="00DA2D27" w:rsidRDefault="00813CF4" w:rsidP="00DA2D27">
      <w:pPr>
        <w:spacing w:line="360" w:lineRule="auto"/>
        <w:ind w:firstLineChars="200" w:firstLine="560"/>
        <w:rPr>
          <w:sz w:val="28"/>
          <w:szCs w:val="28"/>
        </w:rPr>
      </w:pPr>
      <w:r w:rsidRPr="00DA2D27">
        <w:rPr>
          <w:rFonts w:hint="eastAsia"/>
          <w:sz w:val="28"/>
          <w:szCs w:val="28"/>
        </w:rPr>
        <w:t>b.</w:t>
      </w:r>
      <w:r w:rsidRPr="00DA2D27">
        <w:rPr>
          <w:rFonts w:hint="eastAsia"/>
          <w:sz w:val="28"/>
          <w:szCs w:val="28"/>
        </w:rPr>
        <w:t>有损害班级形象和成员利益的行为。</w:t>
      </w:r>
    </w:p>
    <w:p w14:paraId="4F0B0D39" w14:textId="77777777" w:rsidR="00815D29" w:rsidRPr="00DA2D27" w:rsidRDefault="00813CF4" w:rsidP="00815D29">
      <w:pPr>
        <w:spacing w:line="360" w:lineRule="auto"/>
        <w:ind w:firstLineChars="200" w:firstLine="560"/>
        <w:rPr>
          <w:rFonts w:hint="eastAsia"/>
          <w:sz w:val="28"/>
          <w:szCs w:val="28"/>
        </w:rPr>
      </w:pPr>
      <w:r w:rsidRPr="00DA2D27">
        <w:rPr>
          <w:rFonts w:hint="eastAsia"/>
          <w:sz w:val="28"/>
          <w:szCs w:val="28"/>
        </w:rPr>
        <w:t>c.</w:t>
      </w:r>
      <w:r w:rsidRPr="00DA2D27">
        <w:rPr>
          <w:rFonts w:hint="eastAsia"/>
          <w:sz w:val="28"/>
          <w:szCs w:val="28"/>
        </w:rPr>
        <w:t>任期中不作为</w:t>
      </w:r>
      <w:r w:rsidRPr="00DA2D27">
        <w:rPr>
          <w:rFonts w:hint="eastAsia"/>
          <w:sz w:val="28"/>
          <w:szCs w:val="28"/>
        </w:rPr>
        <w:t>,</w:t>
      </w:r>
      <w:r w:rsidRPr="00DA2D27">
        <w:rPr>
          <w:rFonts w:hint="eastAsia"/>
          <w:sz w:val="28"/>
          <w:szCs w:val="28"/>
        </w:rPr>
        <w:t>未履行</w:t>
      </w:r>
      <w:del w:id="53" w:author="bobo bobo" w:date="2017-09-15T23:02:00Z">
        <w:r w:rsidRPr="00DA2D27" w:rsidDel="00815D29">
          <w:rPr>
            <w:rFonts w:hint="eastAsia"/>
            <w:sz w:val="28"/>
            <w:szCs w:val="28"/>
          </w:rPr>
          <w:delText>主席</w:delText>
        </w:r>
      </w:del>
      <w:r w:rsidRPr="00DA2D27">
        <w:rPr>
          <w:rFonts w:hint="eastAsia"/>
          <w:sz w:val="28"/>
          <w:szCs w:val="28"/>
        </w:rPr>
        <w:t>应有</w:t>
      </w:r>
      <w:del w:id="54" w:author="bobo bobo" w:date="2017-09-15T23:02:00Z">
        <w:r w:rsidRPr="00DA2D27" w:rsidDel="00815D29">
          <w:rPr>
            <w:rFonts w:hint="eastAsia"/>
            <w:sz w:val="28"/>
            <w:szCs w:val="28"/>
          </w:rPr>
          <w:delText>的</w:delText>
        </w:r>
      </w:del>
      <w:r w:rsidRPr="00DA2D27">
        <w:rPr>
          <w:rFonts w:hint="eastAsia"/>
          <w:sz w:val="28"/>
          <w:szCs w:val="28"/>
        </w:rPr>
        <w:t>职责。</w:t>
      </w:r>
    </w:p>
    <w:p w14:paraId="76072A22" w14:textId="77777777" w:rsidR="00813CF4" w:rsidRPr="00DA2D27" w:rsidRDefault="00DA2D27" w:rsidP="00DA2D27">
      <w:pPr>
        <w:spacing w:line="360" w:lineRule="auto"/>
        <w:ind w:firstLineChars="200" w:firstLine="560"/>
        <w:rPr>
          <w:sz w:val="28"/>
          <w:szCs w:val="28"/>
        </w:rPr>
      </w:pPr>
      <w:r>
        <w:rPr>
          <w:rFonts w:hint="eastAsia"/>
          <w:sz w:val="28"/>
          <w:szCs w:val="28"/>
        </w:rPr>
        <w:t>2.</w:t>
      </w:r>
      <w:r w:rsidR="00813CF4" w:rsidRPr="00DA2D27">
        <w:rPr>
          <w:rFonts w:hint="eastAsia"/>
          <w:sz w:val="28"/>
          <w:szCs w:val="28"/>
        </w:rPr>
        <w:t>秘书处接到弹劾</w:t>
      </w:r>
      <w:r w:rsidR="00E3181A" w:rsidRPr="00DA2D27">
        <w:rPr>
          <w:rFonts w:hint="eastAsia"/>
          <w:sz w:val="28"/>
          <w:szCs w:val="28"/>
        </w:rPr>
        <w:t>议</w:t>
      </w:r>
      <w:r w:rsidR="00813CF4" w:rsidRPr="00DA2D27">
        <w:rPr>
          <w:rFonts w:hint="eastAsia"/>
          <w:sz w:val="28"/>
          <w:szCs w:val="28"/>
        </w:rPr>
        <w:t>案后，</w:t>
      </w:r>
      <w:r w:rsidR="00E3181A" w:rsidRPr="00DA2D27">
        <w:rPr>
          <w:rFonts w:hint="eastAsia"/>
          <w:sz w:val="28"/>
          <w:szCs w:val="28"/>
        </w:rPr>
        <w:t>确认符合上述情况的，</w:t>
      </w:r>
      <w:r w:rsidR="00813CF4" w:rsidRPr="00DA2D27">
        <w:rPr>
          <w:rFonts w:hint="eastAsia"/>
          <w:sz w:val="28"/>
          <w:szCs w:val="28"/>
        </w:rPr>
        <w:t>应在</w:t>
      </w:r>
      <w:r w:rsidR="00813CF4" w:rsidRPr="00DA2D27">
        <w:rPr>
          <w:rFonts w:hint="eastAsia"/>
          <w:sz w:val="28"/>
          <w:szCs w:val="28"/>
        </w:rPr>
        <w:t>1</w:t>
      </w:r>
      <w:r w:rsidR="004D41CC" w:rsidRPr="00DA2D27">
        <w:rPr>
          <w:rFonts w:hint="eastAsia"/>
          <w:sz w:val="28"/>
          <w:szCs w:val="28"/>
        </w:rPr>
        <w:t>个月的时间内召集临时全体大会，审议秘书长弹劾议案</w:t>
      </w:r>
      <w:r w:rsidR="00813CF4" w:rsidRPr="00DA2D27">
        <w:rPr>
          <w:rFonts w:hint="eastAsia"/>
          <w:sz w:val="28"/>
          <w:szCs w:val="28"/>
        </w:rPr>
        <w:t>。</w:t>
      </w:r>
    </w:p>
    <w:p w14:paraId="0BE83FCF" w14:textId="77777777" w:rsidR="00813CF4" w:rsidRPr="00DA2D27" w:rsidRDefault="00DA2D27" w:rsidP="00DA2D27">
      <w:pPr>
        <w:spacing w:line="360" w:lineRule="auto"/>
        <w:ind w:firstLineChars="200" w:firstLine="560"/>
        <w:rPr>
          <w:sz w:val="28"/>
          <w:szCs w:val="28"/>
        </w:rPr>
      </w:pPr>
      <w:r>
        <w:rPr>
          <w:rFonts w:hint="eastAsia"/>
          <w:sz w:val="28"/>
          <w:szCs w:val="28"/>
        </w:rPr>
        <w:t>3.</w:t>
      </w:r>
      <w:r w:rsidR="008B18C5" w:rsidRPr="00DA2D27">
        <w:rPr>
          <w:rFonts w:hint="eastAsia"/>
          <w:sz w:val="28"/>
          <w:szCs w:val="28"/>
        </w:rPr>
        <w:t>如全体大会</w:t>
      </w:r>
      <w:ins w:id="55" w:author="bobo bobo" w:date="2017-09-15T23:05:00Z">
        <w:r w:rsidR="00815D29">
          <w:rPr>
            <w:rFonts w:hint="eastAsia"/>
            <w:sz w:val="28"/>
            <w:szCs w:val="28"/>
          </w:rPr>
          <w:t>成员二分之一以上</w:t>
        </w:r>
      </w:ins>
      <w:del w:id="56" w:author="bobo bobo" w:date="2017-09-15T23:05:00Z">
        <w:r w:rsidR="008B18C5" w:rsidRPr="00DA2D27" w:rsidDel="00815D29">
          <w:rPr>
            <w:rFonts w:hint="eastAsia"/>
            <w:sz w:val="28"/>
            <w:szCs w:val="28"/>
          </w:rPr>
          <w:delText>最终审议</w:delText>
        </w:r>
      </w:del>
      <w:r w:rsidR="008B18C5" w:rsidRPr="00DA2D27">
        <w:rPr>
          <w:rFonts w:hint="eastAsia"/>
          <w:sz w:val="28"/>
          <w:szCs w:val="28"/>
        </w:rPr>
        <w:t>通过弹劾案，则现任秘书长</w:t>
      </w:r>
      <w:r w:rsidR="00813CF4" w:rsidRPr="00DA2D27">
        <w:rPr>
          <w:rFonts w:hint="eastAsia"/>
          <w:sz w:val="28"/>
          <w:szCs w:val="28"/>
        </w:rPr>
        <w:t>的权利和义务自审议通过之日起正式被剥夺。秘书长的日常管理工作由秘书处</w:t>
      </w:r>
      <w:r w:rsidR="00E3181A" w:rsidRPr="00DA2D27">
        <w:rPr>
          <w:rFonts w:hint="eastAsia"/>
          <w:sz w:val="28"/>
          <w:szCs w:val="28"/>
        </w:rPr>
        <w:t>其他委员</w:t>
      </w:r>
      <w:r w:rsidR="00813CF4" w:rsidRPr="00DA2D27">
        <w:rPr>
          <w:rFonts w:hint="eastAsia"/>
          <w:sz w:val="28"/>
          <w:szCs w:val="28"/>
        </w:rPr>
        <w:t>暂时接管。</w:t>
      </w:r>
    </w:p>
    <w:p w14:paraId="67E49993" w14:textId="77777777" w:rsidR="00813CF4" w:rsidRPr="00DA2D27" w:rsidRDefault="00DA2D27" w:rsidP="00DA2D27">
      <w:pPr>
        <w:spacing w:line="360" w:lineRule="auto"/>
        <w:ind w:firstLineChars="200" w:firstLine="560"/>
        <w:rPr>
          <w:sz w:val="28"/>
          <w:szCs w:val="28"/>
        </w:rPr>
      </w:pPr>
      <w:r>
        <w:rPr>
          <w:rFonts w:hint="eastAsia"/>
          <w:sz w:val="28"/>
          <w:szCs w:val="28"/>
        </w:rPr>
        <w:t>4.</w:t>
      </w:r>
      <w:r w:rsidR="00E3181A" w:rsidRPr="00DA2D27">
        <w:rPr>
          <w:rFonts w:hint="eastAsia"/>
          <w:sz w:val="28"/>
          <w:szCs w:val="28"/>
        </w:rPr>
        <w:t>弹劾案审议通过后，</w:t>
      </w:r>
      <w:commentRangeStart w:id="57"/>
      <w:r w:rsidR="00E3181A" w:rsidRPr="00DA2D27">
        <w:rPr>
          <w:rFonts w:hint="eastAsia"/>
          <w:sz w:val="28"/>
          <w:szCs w:val="28"/>
        </w:rPr>
        <w:t>由秘书处负责</w:t>
      </w:r>
      <w:r w:rsidR="00813CF4" w:rsidRPr="00DA2D27">
        <w:rPr>
          <w:rFonts w:hint="eastAsia"/>
          <w:sz w:val="28"/>
          <w:szCs w:val="28"/>
        </w:rPr>
        <w:t>在</w:t>
      </w:r>
      <w:r w:rsidR="00813CF4" w:rsidRPr="00DA2D27">
        <w:rPr>
          <w:rFonts w:hint="eastAsia"/>
          <w:sz w:val="28"/>
          <w:szCs w:val="28"/>
        </w:rPr>
        <w:t>1</w:t>
      </w:r>
      <w:r w:rsidR="00813CF4" w:rsidRPr="00DA2D27">
        <w:rPr>
          <w:rFonts w:hint="eastAsia"/>
          <w:sz w:val="28"/>
          <w:szCs w:val="28"/>
        </w:rPr>
        <w:t>个月时间内召集临时全</w:t>
      </w:r>
      <w:r w:rsidR="00813CF4" w:rsidRPr="00DA2D27">
        <w:rPr>
          <w:rFonts w:hint="eastAsia"/>
          <w:sz w:val="28"/>
          <w:szCs w:val="28"/>
        </w:rPr>
        <w:lastRenderedPageBreak/>
        <w:t>体大会</w:t>
      </w:r>
      <w:commentRangeEnd w:id="57"/>
      <w:r w:rsidR="00E603CE">
        <w:rPr>
          <w:rStyle w:val="af4"/>
        </w:rPr>
        <w:commentReference w:id="57"/>
      </w:r>
      <w:r w:rsidR="00813CF4" w:rsidRPr="00DA2D27">
        <w:rPr>
          <w:rFonts w:hint="eastAsia"/>
          <w:sz w:val="28"/>
          <w:szCs w:val="28"/>
        </w:rPr>
        <w:t>，按照民主流程和差额选举制度，选举产生新任秘书长。</w:t>
      </w:r>
    </w:p>
    <w:p w14:paraId="47E49124" w14:textId="77777777" w:rsidR="00521E3C" w:rsidRPr="00DA2D27" w:rsidRDefault="00813CF4" w:rsidP="00973150">
      <w:pPr>
        <w:pStyle w:val="af1"/>
        <w:numPr>
          <w:ilvl w:val="0"/>
          <w:numId w:val="4"/>
        </w:numPr>
        <w:spacing w:beforeLines="50" w:before="156" w:afterLines="50" w:after="156" w:line="360" w:lineRule="auto"/>
        <w:ind w:left="993" w:firstLineChars="0" w:hanging="993"/>
        <w:rPr>
          <w:sz w:val="28"/>
          <w:szCs w:val="28"/>
        </w:rPr>
      </w:pPr>
      <w:r w:rsidRPr="00740DE6">
        <w:rPr>
          <w:sz w:val="28"/>
          <w:szCs w:val="28"/>
        </w:rPr>
        <w:t>议案评审流程及规范</w:t>
      </w:r>
    </w:p>
    <w:p w14:paraId="26A0EBC5" w14:textId="77777777" w:rsidR="00521E3C" w:rsidRPr="00DA2D27" w:rsidRDefault="00DA2D27" w:rsidP="00DA2D27">
      <w:pPr>
        <w:spacing w:line="360" w:lineRule="auto"/>
        <w:rPr>
          <w:sz w:val="28"/>
          <w:szCs w:val="28"/>
        </w:rPr>
      </w:pPr>
      <w:r>
        <w:rPr>
          <w:rFonts w:hint="eastAsia"/>
          <w:sz w:val="28"/>
          <w:szCs w:val="28"/>
        </w:rPr>
        <w:t>（一）</w:t>
      </w:r>
      <w:r w:rsidR="00813CF4" w:rsidRPr="00DA2D27">
        <w:rPr>
          <w:sz w:val="28"/>
          <w:szCs w:val="28"/>
        </w:rPr>
        <w:t>议案的提出</w:t>
      </w:r>
    </w:p>
    <w:p w14:paraId="0681A84E" w14:textId="77777777" w:rsidR="00813CF4" w:rsidRPr="00DA2D27" w:rsidRDefault="00DA2D27" w:rsidP="00DA2D27">
      <w:pPr>
        <w:spacing w:line="360" w:lineRule="auto"/>
        <w:ind w:firstLineChars="200" w:firstLine="560"/>
        <w:rPr>
          <w:sz w:val="28"/>
          <w:szCs w:val="28"/>
        </w:rPr>
      </w:pPr>
      <w:r>
        <w:rPr>
          <w:rFonts w:hint="eastAsia"/>
          <w:sz w:val="28"/>
          <w:szCs w:val="28"/>
        </w:rPr>
        <w:t>1.</w:t>
      </w:r>
      <w:r w:rsidR="00CC2940" w:rsidRPr="00DA2D27">
        <w:rPr>
          <w:sz w:val="28"/>
          <w:szCs w:val="28"/>
        </w:rPr>
        <w:t>提案人：</w:t>
      </w:r>
      <w:r w:rsidR="00E3181A" w:rsidRPr="00DA2D27">
        <w:rPr>
          <w:sz w:val="28"/>
          <w:szCs w:val="28"/>
        </w:rPr>
        <w:t>任意</w:t>
      </w:r>
      <w:r w:rsidR="00CC2940" w:rsidRPr="00DA2D27">
        <w:rPr>
          <w:sz w:val="28"/>
          <w:szCs w:val="28"/>
        </w:rPr>
        <w:t>班级</w:t>
      </w:r>
      <w:r w:rsidR="00813CF4" w:rsidRPr="00DA2D27">
        <w:rPr>
          <w:sz w:val="28"/>
          <w:szCs w:val="28"/>
        </w:rPr>
        <w:t>成员</w:t>
      </w:r>
      <w:r w:rsidR="00FB60CB" w:rsidRPr="00DA2D27">
        <w:rPr>
          <w:rFonts w:hint="eastAsia"/>
          <w:sz w:val="28"/>
          <w:szCs w:val="28"/>
        </w:rPr>
        <w:t>。</w:t>
      </w:r>
    </w:p>
    <w:p w14:paraId="3722739B" w14:textId="77777777" w:rsidR="00813CF4" w:rsidRPr="00DA2D27" w:rsidRDefault="00DA2D27" w:rsidP="00DA2D27">
      <w:pPr>
        <w:spacing w:line="360" w:lineRule="auto"/>
        <w:ind w:firstLineChars="200" w:firstLine="560"/>
        <w:rPr>
          <w:sz w:val="28"/>
          <w:szCs w:val="28"/>
        </w:rPr>
      </w:pPr>
      <w:r>
        <w:rPr>
          <w:rFonts w:hint="eastAsia"/>
          <w:sz w:val="28"/>
          <w:szCs w:val="28"/>
        </w:rPr>
        <w:t>2.</w:t>
      </w:r>
      <w:r w:rsidR="006E3141" w:rsidRPr="00DA2D27">
        <w:rPr>
          <w:sz w:val="28"/>
          <w:szCs w:val="28"/>
        </w:rPr>
        <w:t>议案</w:t>
      </w:r>
      <w:r w:rsidR="00813CF4" w:rsidRPr="00DA2D27">
        <w:rPr>
          <w:sz w:val="28"/>
          <w:szCs w:val="28"/>
        </w:rPr>
        <w:t>内容包含：背景描述、议案达成的目的（目标）、议案目的的具体表征、满足目标需要完成的基本事项、行动方案、不可控因素分析及规避方案</w:t>
      </w:r>
      <w:r w:rsidR="00FB60CB" w:rsidRPr="00DA2D27">
        <w:rPr>
          <w:rFonts w:hint="eastAsia"/>
          <w:sz w:val="28"/>
          <w:szCs w:val="28"/>
        </w:rPr>
        <w:t>。</w:t>
      </w:r>
    </w:p>
    <w:p w14:paraId="3FB9CEC9" w14:textId="77777777" w:rsidR="00813CF4" w:rsidRPr="00DA2D27" w:rsidRDefault="00DA2D27" w:rsidP="00DA2D27">
      <w:pPr>
        <w:spacing w:line="360" w:lineRule="auto"/>
        <w:rPr>
          <w:sz w:val="28"/>
          <w:szCs w:val="28"/>
        </w:rPr>
      </w:pPr>
      <w:r>
        <w:rPr>
          <w:rFonts w:hint="eastAsia"/>
          <w:sz w:val="28"/>
          <w:szCs w:val="28"/>
        </w:rPr>
        <w:t>（二）</w:t>
      </w:r>
      <w:r w:rsidR="00E3181A" w:rsidRPr="00DA2D27">
        <w:rPr>
          <w:sz w:val="28"/>
          <w:szCs w:val="28"/>
        </w:rPr>
        <w:t>议案审核</w:t>
      </w:r>
    </w:p>
    <w:p w14:paraId="563EC7D0" w14:textId="77777777" w:rsidR="00813CF4" w:rsidRPr="00DA2D27" w:rsidRDefault="00DA2D27" w:rsidP="00DA2D27">
      <w:pPr>
        <w:spacing w:line="360" w:lineRule="auto"/>
        <w:ind w:firstLineChars="200" w:firstLine="560"/>
        <w:rPr>
          <w:sz w:val="28"/>
          <w:szCs w:val="28"/>
        </w:rPr>
      </w:pPr>
      <w:r>
        <w:rPr>
          <w:rFonts w:hint="eastAsia"/>
          <w:sz w:val="28"/>
          <w:szCs w:val="28"/>
        </w:rPr>
        <w:t>1.</w:t>
      </w:r>
      <w:r w:rsidR="00813CF4" w:rsidRPr="00DA2D27">
        <w:rPr>
          <w:sz w:val="28"/>
          <w:szCs w:val="28"/>
        </w:rPr>
        <w:t>参与人</w:t>
      </w:r>
      <w:ins w:id="58" w:author="bobo bobo" w:date="2017-09-15T23:11:00Z">
        <w:r w:rsidR="00D076D5">
          <w:rPr>
            <w:rFonts w:hint="eastAsia"/>
            <w:sz w:val="28"/>
            <w:szCs w:val="28"/>
          </w:rPr>
          <w:t>员</w:t>
        </w:r>
      </w:ins>
      <w:r w:rsidR="00813CF4" w:rsidRPr="00DA2D27">
        <w:rPr>
          <w:sz w:val="28"/>
          <w:szCs w:val="28"/>
        </w:rPr>
        <w:t>：</w:t>
      </w:r>
      <w:ins w:id="59" w:author="bobo bobo" w:date="2017-09-15T23:08:00Z">
        <w:r w:rsidR="00D076D5">
          <w:rPr>
            <w:rFonts w:hint="eastAsia"/>
            <w:sz w:val="28"/>
            <w:szCs w:val="28"/>
          </w:rPr>
          <w:t>班主任、</w:t>
        </w:r>
      </w:ins>
      <w:r w:rsidR="00CC2940" w:rsidRPr="00DA2D27">
        <w:rPr>
          <w:rFonts w:hint="eastAsia"/>
          <w:sz w:val="28"/>
          <w:szCs w:val="28"/>
        </w:rPr>
        <w:t>秘书处</w:t>
      </w:r>
      <w:r w:rsidR="00E3181A" w:rsidRPr="00DA2D27">
        <w:rPr>
          <w:rFonts w:hint="eastAsia"/>
          <w:sz w:val="28"/>
          <w:szCs w:val="28"/>
        </w:rPr>
        <w:t>全体成员</w:t>
      </w:r>
      <w:r w:rsidR="00FB60CB" w:rsidRPr="00DA2D27">
        <w:rPr>
          <w:rFonts w:hint="eastAsia"/>
          <w:sz w:val="28"/>
          <w:szCs w:val="28"/>
        </w:rPr>
        <w:t>。</w:t>
      </w:r>
    </w:p>
    <w:p w14:paraId="41846BC0" w14:textId="77777777" w:rsidR="00813CF4" w:rsidRPr="00DA2D27" w:rsidRDefault="00DA2D27" w:rsidP="00DA2D27">
      <w:pPr>
        <w:spacing w:line="360" w:lineRule="auto"/>
        <w:ind w:firstLineChars="200" w:firstLine="560"/>
        <w:rPr>
          <w:sz w:val="28"/>
          <w:szCs w:val="28"/>
        </w:rPr>
      </w:pPr>
      <w:r>
        <w:rPr>
          <w:rFonts w:hint="eastAsia"/>
          <w:sz w:val="28"/>
          <w:szCs w:val="28"/>
        </w:rPr>
        <w:t>2.</w:t>
      </w:r>
      <w:r w:rsidR="006E3141" w:rsidRPr="00DA2D27">
        <w:rPr>
          <w:sz w:val="28"/>
          <w:szCs w:val="28"/>
        </w:rPr>
        <w:t>讨论事项包含：议案</w:t>
      </w:r>
      <w:r w:rsidR="00813CF4" w:rsidRPr="00DA2D27">
        <w:rPr>
          <w:sz w:val="28"/>
          <w:szCs w:val="28"/>
        </w:rPr>
        <w:t>可行性、具体操作步骤梳理</w:t>
      </w:r>
      <w:ins w:id="60" w:author="bobo bobo" w:date="2017-09-15T23:09:00Z">
        <w:r w:rsidR="00D076D5">
          <w:rPr>
            <w:rFonts w:hint="eastAsia"/>
            <w:sz w:val="28"/>
            <w:szCs w:val="28"/>
          </w:rPr>
          <w:t>、预期目标的达成</w:t>
        </w:r>
      </w:ins>
      <w:r w:rsidR="00FB60CB" w:rsidRPr="00DA2D27">
        <w:rPr>
          <w:rFonts w:hint="eastAsia"/>
          <w:sz w:val="28"/>
          <w:szCs w:val="28"/>
        </w:rPr>
        <w:t>。</w:t>
      </w:r>
    </w:p>
    <w:p w14:paraId="102681E4" w14:textId="77777777" w:rsidR="00813CF4" w:rsidRPr="00DA2D27" w:rsidRDefault="00DA2D27" w:rsidP="00DA2D27">
      <w:pPr>
        <w:spacing w:line="360" w:lineRule="auto"/>
        <w:ind w:firstLineChars="200" w:firstLine="560"/>
        <w:rPr>
          <w:sz w:val="28"/>
          <w:szCs w:val="28"/>
        </w:rPr>
      </w:pPr>
      <w:r>
        <w:rPr>
          <w:rFonts w:hint="eastAsia"/>
          <w:sz w:val="28"/>
          <w:szCs w:val="28"/>
        </w:rPr>
        <w:t>3.</w:t>
      </w:r>
      <w:r w:rsidR="00813CF4" w:rsidRPr="00DA2D27">
        <w:rPr>
          <w:sz w:val="28"/>
          <w:szCs w:val="28"/>
        </w:rPr>
        <w:t>成果文件：形成议案</w:t>
      </w:r>
      <w:r w:rsidR="00E3181A" w:rsidRPr="00DA2D27">
        <w:rPr>
          <w:sz w:val="28"/>
          <w:szCs w:val="28"/>
        </w:rPr>
        <w:t>审核</w:t>
      </w:r>
      <w:del w:id="61" w:author="bobo bobo" w:date="2017-09-15T23:11:00Z">
        <w:r w:rsidR="00E3181A" w:rsidRPr="00DA2D27" w:rsidDel="00D076D5">
          <w:rPr>
            <w:sz w:val="28"/>
            <w:szCs w:val="28"/>
          </w:rPr>
          <w:delText>会</w:delText>
        </w:r>
      </w:del>
      <w:r w:rsidR="00E3181A" w:rsidRPr="00DA2D27">
        <w:rPr>
          <w:sz w:val="28"/>
          <w:szCs w:val="28"/>
        </w:rPr>
        <w:t>会议纪要</w:t>
      </w:r>
      <w:r w:rsidR="00E3181A" w:rsidRPr="00DA2D27">
        <w:rPr>
          <w:rFonts w:hint="eastAsia"/>
          <w:sz w:val="28"/>
          <w:szCs w:val="28"/>
        </w:rPr>
        <w:t>，以及最终结果（</w:t>
      </w:r>
      <w:r w:rsidR="00E3181A" w:rsidRPr="00DA2D27">
        <w:rPr>
          <w:sz w:val="28"/>
          <w:szCs w:val="28"/>
        </w:rPr>
        <w:t>同意</w:t>
      </w:r>
      <w:ins w:id="62" w:author="bobo bobo" w:date="2017-09-15T23:11:00Z">
        <w:r w:rsidR="00D076D5">
          <w:rPr>
            <w:sz w:val="28"/>
            <w:szCs w:val="28"/>
          </w:rPr>
          <w:t>/</w:t>
        </w:r>
      </w:ins>
      <w:del w:id="63" w:author="bobo bobo" w:date="2017-09-15T23:11:00Z">
        <w:r w:rsidR="00E3181A" w:rsidRPr="00DA2D27" w:rsidDel="00D076D5">
          <w:rPr>
            <w:rFonts w:hint="eastAsia"/>
            <w:sz w:val="28"/>
            <w:szCs w:val="28"/>
          </w:rPr>
          <w:delText>\</w:delText>
        </w:r>
      </w:del>
      <w:r w:rsidR="00E3181A" w:rsidRPr="00DA2D27">
        <w:rPr>
          <w:sz w:val="28"/>
          <w:szCs w:val="28"/>
        </w:rPr>
        <w:t>不同意</w:t>
      </w:r>
      <w:del w:id="64" w:author="bobo bobo" w:date="2017-09-15T23:12:00Z">
        <w:r w:rsidR="00E3181A" w:rsidRPr="00DA2D27" w:rsidDel="00D076D5">
          <w:rPr>
            <w:sz w:val="28"/>
            <w:szCs w:val="28"/>
          </w:rPr>
          <w:delText>\</w:delText>
        </w:r>
        <w:r w:rsidR="00E3181A" w:rsidRPr="00DA2D27" w:rsidDel="00D076D5">
          <w:rPr>
            <w:sz w:val="28"/>
            <w:szCs w:val="28"/>
          </w:rPr>
          <w:delText>待改进</w:delText>
        </w:r>
      </w:del>
      <w:r w:rsidR="00E3181A" w:rsidRPr="00DA2D27">
        <w:rPr>
          <w:rFonts w:hint="eastAsia"/>
          <w:sz w:val="28"/>
          <w:szCs w:val="28"/>
        </w:rPr>
        <w:t>）</w:t>
      </w:r>
      <w:r w:rsidR="00FB60CB" w:rsidRPr="00DA2D27">
        <w:rPr>
          <w:rFonts w:hint="eastAsia"/>
          <w:sz w:val="28"/>
          <w:szCs w:val="28"/>
        </w:rPr>
        <w:t>。</w:t>
      </w:r>
    </w:p>
    <w:p w14:paraId="3051B2D7" w14:textId="77777777" w:rsidR="00813CF4" w:rsidRPr="00DA2D27" w:rsidDel="00D076D5" w:rsidRDefault="00DA2D27" w:rsidP="00DA2D27">
      <w:pPr>
        <w:spacing w:line="360" w:lineRule="auto"/>
        <w:rPr>
          <w:sz w:val="28"/>
          <w:szCs w:val="28"/>
        </w:rPr>
      </w:pPr>
      <w:moveFromRangeStart w:id="65" w:author="bobo bobo" w:date="2017-09-15T23:23:00Z" w:name="move367136623"/>
      <w:moveFrom w:id="66" w:author="bobo bobo" w:date="2017-09-15T23:23:00Z">
        <w:r w:rsidDel="00D076D5">
          <w:rPr>
            <w:rFonts w:hint="eastAsia"/>
            <w:sz w:val="28"/>
            <w:szCs w:val="28"/>
          </w:rPr>
          <w:t>（三）</w:t>
        </w:r>
        <w:r w:rsidR="00813CF4" w:rsidRPr="00DA2D27" w:rsidDel="00D076D5">
          <w:rPr>
            <w:sz w:val="28"/>
            <w:szCs w:val="28"/>
          </w:rPr>
          <w:t>活动后反馈或持续改进</w:t>
        </w:r>
      </w:moveFrom>
    </w:p>
    <w:p w14:paraId="49469F9F" w14:textId="77777777" w:rsidR="00813CF4" w:rsidRPr="00DA2D27" w:rsidDel="00D076D5" w:rsidRDefault="00813CF4" w:rsidP="00DA2D27">
      <w:pPr>
        <w:spacing w:line="360" w:lineRule="auto"/>
        <w:ind w:firstLineChars="200" w:firstLine="560"/>
        <w:rPr>
          <w:sz w:val="28"/>
          <w:szCs w:val="28"/>
        </w:rPr>
      </w:pPr>
      <w:moveFrom w:id="67" w:author="bobo bobo" w:date="2017-09-15T23:23:00Z">
        <w:r w:rsidRPr="00DA2D27" w:rsidDel="00D076D5">
          <w:rPr>
            <w:sz w:val="28"/>
            <w:szCs w:val="28"/>
          </w:rPr>
          <w:t>总结：活动后对过程中产生的问题进行总结，提出问题的改进方案并在下次活动中避免</w:t>
        </w:r>
        <w:r w:rsidR="00FB60CB" w:rsidRPr="00DA2D27" w:rsidDel="00D076D5">
          <w:rPr>
            <w:rFonts w:hint="eastAsia"/>
            <w:sz w:val="28"/>
            <w:szCs w:val="28"/>
          </w:rPr>
          <w:t>。</w:t>
        </w:r>
      </w:moveFrom>
    </w:p>
    <w:moveFromRangeEnd w:id="65"/>
    <w:p w14:paraId="35667579" w14:textId="77777777" w:rsidR="00813CF4" w:rsidRDefault="00813CF4" w:rsidP="00973150">
      <w:pPr>
        <w:pStyle w:val="af1"/>
        <w:numPr>
          <w:ilvl w:val="0"/>
          <w:numId w:val="4"/>
        </w:numPr>
        <w:spacing w:beforeLines="50" w:before="156" w:afterLines="50" w:after="156" w:line="360" w:lineRule="auto"/>
        <w:ind w:left="993" w:firstLineChars="0" w:hanging="993"/>
        <w:rPr>
          <w:sz w:val="28"/>
          <w:szCs w:val="28"/>
        </w:rPr>
      </w:pPr>
      <w:r w:rsidRPr="00740DE6">
        <w:rPr>
          <w:sz w:val="28"/>
          <w:szCs w:val="28"/>
        </w:rPr>
        <w:t>活动执行流程及规范</w:t>
      </w:r>
    </w:p>
    <w:p w14:paraId="36B56D36" w14:textId="77777777" w:rsidR="00813CF4" w:rsidRPr="00DA2D27" w:rsidRDefault="00DA2D27" w:rsidP="00DA2D27">
      <w:pPr>
        <w:spacing w:line="360" w:lineRule="auto"/>
        <w:rPr>
          <w:sz w:val="28"/>
          <w:szCs w:val="28"/>
        </w:rPr>
      </w:pPr>
      <w:r>
        <w:rPr>
          <w:rFonts w:hint="eastAsia"/>
          <w:sz w:val="28"/>
          <w:szCs w:val="28"/>
        </w:rPr>
        <w:t>（一）</w:t>
      </w:r>
      <w:r w:rsidR="00183039" w:rsidRPr="00DA2D27">
        <w:rPr>
          <w:rFonts w:hint="eastAsia"/>
          <w:sz w:val="28"/>
          <w:szCs w:val="28"/>
        </w:rPr>
        <w:t>任务或活动公布</w:t>
      </w:r>
    </w:p>
    <w:p w14:paraId="692B8AAE" w14:textId="77777777" w:rsidR="00CC2940" w:rsidRDefault="003B71F8" w:rsidP="00FB6BA2">
      <w:pPr>
        <w:spacing w:line="360" w:lineRule="auto"/>
        <w:ind w:firstLineChars="200" w:firstLine="560"/>
        <w:rPr>
          <w:sz w:val="28"/>
          <w:szCs w:val="28"/>
        </w:rPr>
      </w:pPr>
      <w:r>
        <w:rPr>
          <w:rFonts w:hint="eastAsia"/>
          <w:sz w:val="28"/>
          <w:szCs w:val="28"/>
        </w:rPr>
        <w:t>对于秘书处审批通过的议案推进的活动及</w:t>
      </w:r>
      <w:r w:rsidR="0044253C">
        <w:rPr>
          <w:rFonts w:hint="eastAsia"/>
          <w:sz w:val="28"/>
          <w:szCs w:val="28"/>
        </w:rPr>
        <w:t>MEM</w:t>
      </w:r>
      <w:ins w:id="68" w:author="bobo bobo" w:date="2017-09-15T23:17:00Z">
        <w:r w:rsidR="00FC441C">
          <w:rPr>
            <w:rFonts w:hint="eastAsia"/>
            <w:sz w:val="28"/>
            <w:szCs w:val="28"/>
          </w:rPr>
          <w:t>管理</w:t>
        </w:r>
      </w:ins>
      <w:r w:rsidR="0044253C">
        <w:rPr>
          <w:rFonts w:hint="eastAsia"/>
          <w:sz w:val="28"/>
          <w:szCs w:val="28"/>
        </w:rPr>
        <w:t>中心下发的</w:t>
      </w:r>
      <w:r>
        <w:rPr>
          <w:rFonts w:hint="eastAsia"/>
          <w:sz w:val="28"/>
          <w:szCs w:val="28"/>
        </w:rPr>
        <w:t>活动，由</w:t>
      </w:r>
      <w:r w:rsidR="00183039">
        <w:rPr>
          <w:rFonts w:hint="eastAsia"/>
          <w:sz w:val="28"/>
          <w:szCs w:val="28"/>
        </w:rPr>
        <w:t>秘书处发布</w:t>
      </w:r>
      <w:r w:rsidR="00183039" w:rsidRPr="00183039">
        <w:rPr>
          <w:rFonts w:hint="eastAsia"/>
          <w:sz w:val="28"/>
          <w:szCs w:val="28"/>
        </w:rPr>
        <w:t>活动</w:t>
      </w:r>
      <w:r w:rsidR="0044253C">
        <w:rPr>
          <w:rFonts w:hint="eastAsia"/>
          <w:sz w:val="28"/>
          <w:szCs w:val="28"/>
        </w:rPr>
        <w:t>“圈子领导者”</w:t>
      </w:r>
      <w:r>
        <w:rPr>
          <w:rFonts w:hint="eastAsia"/>
          <w:sz w:val="28"/>
          <w:szCs w:val="28"/>
        </w:rPr>
        <w:t>选拔公告</w:t>
      </w:r>
      <w:r w:rsidR="00CC2940" w:rsidRPr="00183039">
        <w:rPr>
          <w:rFonts w:hint="eastAsia"/>
          <w:sz w:val="28"/>
          <w:szCs w:val="28"/>
        </w:rPr>
        <w:t>。</w:t>
      </w:r>
    </w:p>
    <w:p w14:paraId="46741BCA" w14:textId="77777777" w:rsidR="003B71F8" w:rsidRPr="00DA2D27" w:rsidRDefault="00DA2D27" w:rsidP="00DA2D27">
      <w:pPr>
        <w:spacing w:line="360" w:lineRule="auto"/>
        <w:rPr>
          <w:sz w:val="28"/>
          <w:szCs w:val="28"/>
        </w:rPr>
      </w:pPr>
      <w:r>
        <w:rPr>
          <w:rFonts w:hint="eastAsia"/>
          <w:sz w:val="28"/>
          <w:szCs w:val="28"/>
        </w:rPr>
        <w:t>（二）</w:t>
      </w:r>
      <w:r w:rsidR="0044253C" w:rsidRPr="00DA2D27">
        <w:rPr>
          <w:rFonts w:hint="eastAsia"/>
          <w:sz w:val="28"/>
          <w:szCs w:val="28"/>
        </w:rPr>
        <w:t>圈子领导者</w:t>
      </w:r>
      <w:r w:rsidR="003B71F8" w:rsidRPr="00DA2D27">
        <w:rPr>
          <w:rFonts w:hint="eastAsia"/>
          <w:sz w:val="28"/>
          <w:szCs w:val="28"/>
        </w:rPr>
        <w:t>选拔</w:t>
      </w:r>
    </w:p>
    <w:p w14:paraId="6F5AE168" w14:textId="77777777" w:rsidR="00ED3671" w:rsidRPr="00DA2D27" w:rsidRDefault="00DA2D27" w:rsidP="00DA2D27">
      <w:pPr>
        <w:spacing w:line="360" w:lineRule="auto"/>
        <w:ind w:firstLineChars="200" w:firstLine="560"/>
        <w:rPr>
          <w:sz w:val="28"/>
          <w:szCs w:val="28"/>
        </w:rPr>
      </w:pPr>
      <w:r>
        <w:rPr>
          <w:rFonts w:hint="eastAsia"/>
          <w:sz w:val="28"/>
          <w:szCs w:val="28"/>
        </w:rPr>
        <w:t>1.</w:t>
      </w:r>
      <w:r w:rsidR="0044253C" w:rsidRPr="00DA2D27">
        <w:rPr>
          <w:rFonts w:hint="eastAsia"/>
          <w:sz w:val="28"/>
          <w:szCs w:val="28"/>
        </w:rPr>
        <w:t>班级成员自荐，经秘书处审批通过成为圈子领导者；</w:t>
      </w:r>
    </w:p>
    <w:p w14:paraId="0C86487F" w14:textId="77777777" w:rsidR="00ED3671" w:rsidRPr="00DA2D27" w:rsidRDefault="00DA2D27" w:rsidP="00DA2D27">
      <w:pPr>
        <w:spacing w:line="360" w:lineRule="auto"/>
        <w:ind w:firstLineChars="200" w:firstLine="560"/>
        <w:rPr>
          <w:sz w:val="28"/>
          <w:szCs w:val="28"/>
        </w:rPr>
      </w:pPr>
      <w:r>
        <w:rPr>
          <w:rFonts w:hint="eastAsia"/>
          <w:sz w:val="28"/>
          <w:szCs w:val="28"/>
        </w:rPr>
        <w:t>2.</w:t>
      </w:r>
      <w:r w:rsidR="0044253C" w:rsidRPr="00DA2D27">
        <w:rPr>
          <w:rFonts w:hint="eastAsia"/>
          <w:sz w:val="28"/>
          <w:szCs w:val="28"/>
        </w:rPr>
        <w:t>未有合适人选，则由秘书长指定圈子领导者；</w:t>
      </w:r>
    </w:p>
    <w:p w14:paraId="1697F167" w14:textId="77777777" w:rsidR="0044253C" w:rsidRPr="00DA2D27" w:rsidRDefault="00DA2D27" w:rsidP="00DA2D27">
      <w:pPr>
        <w:spacing w:line="360" w:lineRule="auto"/>
        <w:ind w:firstLineChars="200" w:firstLine="560"/>
        <w:rPr>
          <w:sz w:val="28"/>
          <w:szCs w:val="28"/>
        </w:rPr>
      </w:pPr>
      <w:r>
        <w:rPr>
          <w:rFonts w:hint="eastAsia"/>
          <w:sz w:val="28"/>
          <w:szCs w:val="28"/>
        </w:rPr>
        <w:t>3.</w:t>
      </w:r>
      <w:r w:rsidR="0044253C" w:rsidRPr="00DA2D27">
        <w:rPr>
          <w:rFonts w:hint="eastAsia"/>
          <w:sz w:val="28"/>
          <w:szCs w:val="28"/>
        </w:rPr>
        <w:t>圈子在正式建立后可弹劾并自主推选圈子领导者。</w:t>
      </w:r>
    </w:p>
    <w:p w14:paraId="5E14B7E9" w14:textId="77777777" w:rsidR="00813CF4" w:rsidRPr="00DA2D27" w:rsidRDefault="00DA2D27" w:rsidP="00DA2D27">
      <w:pPr>
        <w:spacing w:line="360" w:lineRule="auto"/>
        <w:rPr>
          <w:sz w:val="28"/>
          <w:szCs w:val="28"/>
        </w:rPr>
      </w:pPr>
      <w:r>
        <w:rPr>
          <w:rFonts w:hint="eastAsia"/>
          <w:sz w:val="28"/>
          <w:szCs w:val="28"/>
        </w:rPr>
        <w:lastRenderedPageBreak/>
        <w:t>（三）</w:t>
      </w:r>
      <w:r w:rsidR="00ED3671" w:rsidRPr="00DA2D27">
        <w:rPr>
          <w:sz w:val="28"/>
          <w:szCs w:val="28"/>
        </w:rPr>
        <w:t>建立活动圈子</w:t>
      </w:r>
    </w:p>
    <w:p w14:paraId="5BE04806" w14:textId="77777777" w:rsidR="00813CF4" w:rsidRPr="00DA2D27" w:rsidRDefault="00DA2D27" w:rsidP="00DA2D27">
      <w:pPr>
        <w:spacing w:line="360" w:lineRule="auto"/>
        <w:ind w:firstLineChars="200" w:firstLine="560"/>
        <w:rPr>
          <w:sz w:val="28"/>
          <w:szCs w:val="28"/>
        </w:rPr>
      </w:pPr>
      <w:r>
        <w:rPr>
          <w:rFonts w:hint="eastAsia"/>
          <w:sz w:val="28"/>
          <w:szCs w:val="28"/>
        </w:rPr>
        <w:t>1.</w:t>
      </w:r>
      <w:r w:rsidR="0044253C" w:rsidRPr="00DA2D27">
        <w:rPr>
          <w:rFonts w:hint="eastAsia"/>
          <w:sz w:val="28"/>
          <w:szCs w:val="28"/>
        </w:rPr>
        <w:t>建立圈子时，圈子领导者需要将圈子的领域范围报请秘书处审批；</w:t>
      </w:r>
    </w:p>
    <w:p w14:paraId="4637FAFA" w14:textId="77777777" w:rsidR="0044253C" w:rsidRPr="00DA2D27" w:rsidRDefault="00DA2D27" w:rsidP="00DA2D27">
      <w:pPr>
        <w:spacing w:line="360" w:lineRule="auto"/>
        <w:ind w:firstLineChars="200" w:firstLine="560"/>
        <w:rPr>
          <w:sz w:val="28"/>
          <w:szCs w:val="28"/>
        </w:rPr>
      </w:pPr>
      <w:r>
        <w:rPr>
          <w:rFonts w:hint="eastAsia"/>
          <w:sz w:val="28"/>
          <w:szCs w:val="28"/>
        </w:rPr>
        <w:t>2.</w:t>
      </w:r>
      <w:r w:rsidR="0044253C" w:rsidRPr="00DA2D27">
        <w:rPr>
          <w:rFonts w:hint="eastAsia"/>
          <w:sz w:val="28"/>
          <w:szCs w:val="28"/>
        </w:rPr>
        <w:t>领域范围包括：圈子的可以完全控制或者有权调度的班内事物；</w:t>
      </w:r>
    </w:p>
    <w:p w14:paraId="6CA418C4" w14:textId="77777777" w:rsidR="00772D5B" w:rsidRPr="00DA2D27" w:rsidRDefault="00DA2D27" w:rsidP="00DA2D27">
      <w:pPr>
        <w:spacing w:line="360" w:lineRule="auto"/>
        <w:ind w:firstLineChars="200" w:firstLine="560"/>
        <w:rPr>
          <w:sz w:val="28"/>
          <w:szCs w:val="28"/>
        </w:rPr>
      </w:pPr>
      <w:r>
        <w:rPr>
          <w:rFonts w:hint="eastAsia"/>
          <w:sz w:val="28"/>
          <w:szCs w:val="28"/>
        </w:rPr>
        <w:t>3.</w:t>
      </w:r>
      <w:r w:rsidR="0044253C" w:rsidRPr="00DA2D27">
        <w:rPr>
          <w:rFonts w:hint="eastAsia"/>
          <w:sz w:val="28"/>
          <w:szCs w:val="28"/>
        </w:rPr>
        <w:t>领域范围在秘书处审批通过后生效。</w:t>
      </w:r>
    </w:p>
    <w:p w14:paraId="6E571023" w14:textId="77777777" w:rsidR="00ED3671" w:rsidRPr="00DA2D27" w:rsidRDefault="00DA2D27" w:rsidP="00DA2D27">
      <w:pPr>
        <w:spacing w:line="360" w:lineRule="auto"/>
        <w:rPr>
          <w:sz w:val="28"/>
          <w:szCs w:val="28"/>
        </w:rPr>
      </w:pPr>
      <w:r>
        <w:rPr>
          <w:rFonts w:hint="eastAsia"/>
          <w:sz w:val="28"/>
          <w:szCs w:val="28"/>
        </w:rPr>
        <w:t>（四）</w:t>
      </w:r>
      <w:r w:rsidR="000633AB" w:rsidRPr="00DA2D27">
        <w:rPr>
          <w:rFonts w:hint="eastAsia"/>
          <w:sz w:val="28"/>
          <w:szCs w:val="28"/>
        </w:rPr>
        <w:t>圈子的运营</w:t>
      </w:r>
    </w:p>
    <w:p w14:paraId="1D12EF26" w14:textId="77777777" w:rsidR="00772D5B" w:rsidRPr="00DA2D27" w:rsidRDefault="000633AB" w:rsidP="00DA2D27">
      <w:pPr>
        <w:spacing w:line="360" w:lineRule="auto"/>
        <w:ind w:firstLineChars="200" w:firstLine="560"/>
        <w:rPr>
          <w:sz w:val="28"/>
          <w:szCs w:val="28"/>
        </w:rPr>
      </w:pPr>
      <w:r w:rsidRPr="00DA2D27">
        <w:rPr>
          <w:rFonts w:hint="eastAsia"/>
          <w:sz w:val="28"/>
          <w:szCs w:val="28"/>
        </w:rPr>
        <w:t>圈子</w:t>
      </w:r>
      <w:del w:id="69" w:author="bobo bobo" w:date="2017-09-15T23:21:00Z">
        <w:r w:rsidRPr="00DA2D27" w:rsidDel="00FC441C">
          <w:rPr>
            <w:rFonts w:hint="eastAsia"/>
            <w:sz w:val="28"/>
            <w:szCs w:val="28"/>
          </w:rPr>
          <w:delText>由</w:delText>
        </w:r>
      </w:del>
      <w:r w:rsidRPr="00DA2D27">
        <w:rPr>
          <w:rFonts w:hint="eastAsia"/>
          <w:sz w:val="28"/>
          <w:szCs w:val="28"/>
        </w:rPr>
        <w:t>内部成员完全自治，在不超过圈子自身领域范围的情况下，秘书处无权干涉圈子的运营</w:t>
      </w:r>
      <w:r w:rsidR="00772D5B" w:rsidRPr="00DA2D27">
        <w:rPr>
          <w:rFonts w:hint="eastAsia"/>
          <w:sz w:val="28"/>
          <w:szCs w:val="28"/>
        </w:rPr>
        <w:t>。</w:t>
      </w:r>
    </w:p>
    <w:p w14:paraId="7A6D55F3" w14:textId="77777777" w:rsidR="00ED3671" w:rsidRPr="00DA2D27" w:rsidRDefault="00DA2D27" w:rsidP="00DA2D27">
      <w:pPr>
        <w:spacing w:line="360" w:lineRule="auto"/>
        <w:rPr>
          <w:sz w:val="28"/>
          <w:szCs w:val="28"/>
        </w:rPr>
      </w:pPr>
      <w:r>
        <w:rPr>
          <w:rFonts w:hint="eastAsia"/>
          <w:sz w:val="28"/>
          <w:szCs w:val="28"/>
        </w:rPr>
        <w:t>（五）</w:t>
      </w:r>
      <w:r w:rsidR="00ED3671" w:rsidRPr="00DA2D27">
        <w:rPr>
          <w:rFonts w:hint="eastAsia"/>
          <w:sz w:val="28"/>
          <w:szCs w:val="28"/>
        </w:rPr>
        <w:t>活动回顾</w:t>
      </w:r>
      <w:r w:rsidR="00B0003E" w:rsidRPr="00DA2D27">
        <w:rPr>
          <w:rFonts w:hint="eastAsia"/>
          <w:sz w:val="28"/>
          <w:szCs w:val="28"/>
        </w:rPr>
        <w:t>与圈子</w:t>
      </w:r>
      <w:r w:rsidR="00F87494" w:rsidRPr="00DA2D27">
        <w:rPr>
          <w:rFonts w:hint="eastAsia"/>
          <w:sz w:val="28"/>
          <w:szCs w:val="28"/>
        </w:rPr>
        <w:t>关闭</w:t>
      </w:r>
    </w:p>
    <w:p w14:paraId="4F87409D" w14:textId="77777777" w:rsidR="000633AB" w:rsidRPr="00DA2D27" w:rsidRDefault="00DA2D27" w:rsidP="00DA2D27">
      <w:pPr>
        <w:spacing w:line="360" w:lineRule="auto"/>
        <w:ind w:firstLineChars="200" w:firstLine="560"/>
        <w:rPr>
          <w:sz w:val="28"/>
          <w:szCs w:val="28"/>
        </w:rPr>
      </w:pPr>
      <w:r>
        <w:rPr>
          <w:rFonts w:hint="eastAsia"/>
          <w:sz w:val="28"/>
          <w:szCs w:val="28"/>
        </w:rPr>
        <w:t>1.</w:t>
      </w:r>
      <w:r w:rsidR="000633AB" w:rsidRPr="00DA2D27">
        <w:rPr>
          <w:rFonts w:hint="eastAsia"/>
          <w:sz w:val="28"/>
          <w:szCs w:val="28"/>
        </w:rPr>
        <w:t>圈子领导者有权向秘书处发起圈子关闭申请；</w:t>
      </w:r>
    </w:p>
    <w:p w14:paraId="12C6B243" w14:textId="77777777" w:rsidR="00F87494" w:rsidRPr="00DA2D27" w:rsidRDefault="00DA2D27" w:rsidP="00DA2D27">
      <w:pPr>
        <w:spacing w:line="360" w:lineRule="auto"/>
        <w:ind w:firstLineChars="200" w:firstLine="560"/>
        <w:rPr>
          <w:sz w:val="28"/>
          <w:szCs w:val="28"/>
        </w:rPr>
      </w:pPr>
      <w:r>
        <w:rPr>
          <w:rFonts w:hint="eastAsia"/>
          <w:sz w:val="28"/>
          <w:szCs w:val="28"/>
        </w:rPr>
        <w:t>2.</w:t>
      </w:r>
      <w:r w:rsidR="000633AB" w:rsidRPr="00DA2D27">
        <w:rPr>
          <w:rFonts w:hint="eastAsia"/>
          <w:sz w:val="28"/>
          <w:szCs w:val="28"/>
        </w:rPr>
        <w:t>秘书处参照宪章在该圈子内部组织公投</w:t>
      </w:r>
      <w:del w:id="70" w:author="bobo bobo" w:date="2017-09-15T23:22:00Z">
        <w:r w:rsidR="000633AB" w:rsidRPr="00DA2D27" w:rsidDel="00FC441C">
          <w:rPr>
            <w:rFonts w:hint="eastAsia"/>
            <w:sz w:val="28"/>
            <w:szCs w:val="28"/>
          </w:rPr>
          <w:delText>头</w:delText>
        </w:r>
      </w:del>
      <w:r w:rsidR="000633AB" w:rsidRPr="00DA2D27">
        <w:rPr>
          <w:rFonts w:hint="eastAsia"/>
          <w:sz w:val="28"/>
          <w:szCs w:val="28"/>
        </w:rPr>
        <w:t>确认是否关闭该圈子；</w:t>
      </w:r>
    </w:p>
    <w:p w14:paraId="6BB1650A" w14:textId="77777777" w:rsidR="00FC441C" w:rsidRDefault="00DA2D27" w:rsidP="00FC441C">
      <w:pPr>
        <w:spacing w:line="360" w:lineRule="auto"/>
        <w:rPr>
          <w:ins w:id="71" w:author="bobo bobo" w:date="2017-09-15T23:23:00Z"/>
          <w:rFonts w:hint="eastAsia"/>
          <w:sz w:val="28"/>
          <w:szCs w:val="28"/>
        </w:rPr>
      </w:pPr>
      <w:r>
        <w:rPr>
          <w:rFonts w:hint="eastAsia"/>
          <w:sz w:val="28"/>
          <w:szCs w:val="28"/>
        </w:rPr>
        <w:t>3.</w:t>
      </w:r>
      <w:r w:rsidR="000633AB" w:rsidRPr="00DA2D27">
        <w:rPr>
          <w:rFonts w:hint="eastAsia"/>
          <w:sz w:val="28"/>
          <w:szCs w:val="28"/>
        </w:rPr>
        <w:t>圈子在关闭后由秘书处回收该圈子的领域范围。</w:t>
      </w:r>
    </w:p>
    <w:p w14:paraId="0F7E3363" w14:textId="77777777" w:rsidR="00FC441C" w:rsidRPr="00DA2D27" w:rsidRDefault="00FC441C" w:rsidP="00FC441C">
      <w:pPr>
        <w:spacing w:line="360" w:lineRule="auto"/>
        <w:rPr>
          <w:sz w:val="28"/>
          <w:szCs w:val="28"/>
        </w:rPr>
      </w:pPr>
      <w:moveToRangeStart w:id="72" w:author="bobo bobo" w:date="2017-09-15T23:23:00Z" w:name="move367136623"/>
      <w:moveTo w:id="73" w:author="bobo bobo" w:date="2017-09-15T23:23:00Z">
        <w:r>
          <w:rPr>
            <w:rFonts w:hint="eastAsia"/>
            <w:sz w:val="28"/>
            <w:szCs w:val="28"/>
          </w:rPr>
          <w:t>（三）</w:t>
        </w:r>
        <w:r w:rsidRPr="00DA2D27">
          <w:rPr>
            <w:sz w:val="28"/>
            <w:szCs w:val="28"/>
          </w:rPr>
          <w:t>活动后反馈或持续改进</w:t>
        </w:r>
      </w:moveTo>
    </w:p>
    <w:p w14:paraId="77860F17" w14:textId="77777777" w:rsidR="00FC441C" w:rsidRPr="00DA2D27" w:rsidRDefault="00FC441C" w:rsidP="00FC441C">
      <w:pPr>
        <w:spacing w:line="360" w:lineRule="auto"/>
        <w:ind w:firstLineChars="200" w:firstLine="560"/>
        <w:rPr>
          <w:sz w:val="28"/>
          <w:szCs w:val="28"/>
        </w:rPr>
      </w:pPr>
      <w:moveTo w:id="74" w:author="bobo bobo" w:date="2017-09-15T23:23:00Z">
        <w:r w:rsidRPr="00DA2D27">
          <w:rPr>
            <w:sz w:val="28"/>
            <w:szCs w:val="28"/>
          </w:rPr>
          <w:t>总结：活动后对过程中产生的问题进行总结，提出问题的改进方案并在下次活动中避免</w:t>
        </w:r>
        <w:r w:rsidRPr="00DA2D27">
          <w:rPr>
            <w:rFonts w:hint="eastAsia"/>
            <w:sz w:val="28"/>
            <w:szCs w:val="28"/>
          </w:rPr>
          <w:t>。</w:t>
        </w:r>
      </w:moveTo>
    </w:p>
    <w:moveToRangeEnd w:id="72"/>
    <w:p w14:paraId="6CFDD30C" w14:textId="77777777" w:rsidR="000633AB" w:rsidRPr="00DA2D27" w:rsidRDefault="000633AB" w:rsidP="00DA2D27">
      <w:pPr>
        <w:spacing w:line="360" w:lineRule="auto"/>
        <w:ind w:firstLineChars="200" w:firstLine="560"/>
        <w:rPr>
          <w:sz w:val="28"/>
          <w:szCs w:val="28"/>
        </w:rPr>
      </w:pPr>
    </w:p>
    <w:p w14:paraId="60967090" w14:textId="77777777" w:rsidR="00813CF4" w:rsidRPr="00740DE6" w:rsidDel="00F3154D" w:rsidRDefault="00813CF4" w:rsidP="00973150">
      <w:pPr>
        <w:pStyle w:val="af1"/>
        <w:numPr>
          <w:ilvl w:val="0"/>
          <w:numId w:val="4"/>
        </w:numPr>
        <w:spacing w:beforeLines="50" w:before="156" w:afterLines="50" w:after="156" w:line="360" w:lineRule="auto"/>
        <w:ind w:left="993" w:firstLineChars="0" w:hanging="993"/>
        <w:rPr>
          <w:del w:id="75" w:author="bobo bobo" w:date="2017-09-15T23:30:00Z"/>
          <w:sz w:val="28"/>
          <w:szCs w:val="28"/>
        </w:rPr>
      </w:pPr>
      <w:del w:id="76" w:author="bobo bobo" w:date="2017-09-15T23:30:00Z">
        <w:r w:rsidRPr="00740DE6" w:rsidDel="00F3154D">
          <w:rPr>
            <w:rFonts w:hint="eastAsia"/>
            <w:sz w:val="28"/>
            <w:szCs w:val="28"/>
          </w:rPr>
          <w:delText>成员加入与退出机制</w:delText>
        </w:r>
      </w:del>
    </w:p>
    <w:p w14:paraId="0669323C" w14:textId="77777777" w:rsidR="00D81ECC" w:rsidRPr="00DA2D27" w:rsidDel="00F3154D" w:rsidRDefault="00DA2D27" w:rsidP="00DA2D27">
      <w:pPr>
        <w:spacing w:line="360" w:lineRule="auto"/>
        <w:rPr>
          <w:del w:id="77" w:author="bobo bobo" w:date="2017-09-15T23:30:00Z"/>
          <w:sz w:val="28"/>
          <w:szCs w:val="28"/>
        </w:rPr>
      </w:pPr>
      <w:del w:id="78" w:author="bobo bobo" w:date="2017-09-15T23:30:00Z">
        <w:r w:rsidDel="00F3154D">
          <w:rPr>
            <w:rFonts w:hint="eastAsia"/>
            <w:sz w:val="28"/>
            <w:szCs w:val="28"/>
          </w:rPr>
          <w:delText>（一）</w:delText>
        </w:r>
        <w:r w:rsidR="00813CF4" w:rsidRPr="00DA2D27" w:rsidDel="00F3154D">
          <w:rPr>
            <w:rFonts w:hint="eastAsia"/>
            <w:sz w:val="28"/>
            <w:szCs w:val="28"/>
          </w:rPr>
          <w:delText>成员加入。</w:delText>
        </w:r>
      </w:del>
    </w:p>
    <w:p w14:paraId="0CB8ED2F" w14:textId="77777777" w:rsidR="00813CF4" w:rsidRPr="00DA2D27" w:rsidDel="00F3154D" w:rsidRDefault="00DA2D27" w:rsidP="00DA2D27">
      <w:pPr>
        <w:spacing w:line="360" w:lineRule="auto"/>
        <w:ind w:firstLineChars="200" w:firstLine="560"/>
        <w:rPr>
          <w:del w:id="79" w:author="bobo bobo" w:date="2017-09-15T23:30:00Z"/>
          <w:sz w:val="28"/>
          <w:szCs w:val="28"/>
        </w:rPr>
      </w:pPr>
      <w:del w:id="80" w:author="bobo bobo" w:date="2017-09-15T23:30:00Z">
        <w:r w:rsidDel="00F3154D">
          <w:rPr>
            <w:rFonts w:hint="eastAsia"/>
            <w:sz w:val="28"/>
            <w:szCs w:val="28"/>
          </w:rPr>
          <w:delText>1.</w:delText>
        </w:r>
        <w:r w:rsidR="00FB60CB" w:rsidRPr="00DA2D27" w:rsidDel="00F3154D">
          <w:rPr>
            <w:rFonts w:hint="eastAsia"/>
            <w:sz w:val="28"/>
            <w:szCs w:val="28"/>
          </w:rPr>
          <w:delText>对于本届</w:delText>
        </w:r>
        <w:r w:rsidR="00FB60CB" w:rsidRPr="00DA2D27" w:rsidDel="00F3154D">
          <w:rPr>
            <w:rFonts w:hint="eastAsia"/>
            <w:sz w:val="28"/>
            <w:szCs w:val="28"/>
          </w:rPr>
          <w:delText>MEM</w:delText>
        </w:r>
        <w:r w:rsidR="00EB02BD" w:rsidRPr="00DA2D27" w:rsidDel="00F3154D">
          <w:rPr>
            <w:rFonts w:hint="eastAsia"/>
            <w:sz w:val="28"/>
            <w:szCs w:val="28"/>
          </w:rPr>
          <w:delText>子班但未及时纳入</w:delText>
        </w:r>
        <w:r w:rsidR="00FB60CB" w:rsidRPr="00DA2D27" w:rsidDel="00F3154D">
          <w:rPr>
            <w:rFonts w:hint="eastAsia"/>
            <w:sz w:val="28"/>
            <w:szCs w:val="28"/>
          </w:rPr>
          <w:delText>班级</w:delText>
        </w:r>
        <w:r w:rsidR="00EB02BD" w:rsidRPr="00DA2D27" w:rsidDel="00F3154D">
          <w:rPr>
            <w:rFonts w:hint="eastAsia"/>
            <w:sz w:val="28"/>
            <w:szCs w:val="28"/>
          </w:rPr>
          <w:delText>宪章</w:delText>
        </w:r>
        <w:r w:rsidR="00FB60CB" w:rsidRPr="00DA2D27" w:rsidDel="00F3154D">
          <w:rPr>
            <w:rFonts w:hint="eastAsia"/>
            <w:sz w:val="28"/>
            <w:szCs w:val="28"/>
          </w:rPr>
          <w:delText>管理范畴的子班</w:delText>
        </w:r>
        <w:r w:rsidR="00813CF4" w:rsidRPr="00DA2D27" w:rsidDel="00F3154D">
          <w:rPr>
            <w:rFonts w:hint="eastAsia"/>
            <w:sz w:val="28"/>
            <w:szCs w:val="28"/>
          </w:rPr>
          <w:delText>，在各</w:delText>
        </w:r>
        <w:r w:rsidR="00EB02BD" w:rsidRPr="00DA2D27" w:rsidDel="00F3154D">
          <w:rPr>
            <w:rFonts w:hint="eastAsia"/>
            <w:sz w:val="28"/>
            <w:szCs w:val="28"/>
          </w:rPr>
          <w:delText>子</w:delText>
        </w:r>
        <w:r w:rsidR="00813CF4" w:rsidRPr="00DA2D27" w:rsidDel="00F3154D">
          <w:rPr>
            <w:rFonts w:hint="eastAsia"/>
            <w:sz w:val="28"/>
            <w:szCs w:val="28"/>
          </w:rPr>
          <w:delText>班</w:delText>
        </w:r>
        <w:r w:rsidR="00EB02BD" w:rsidRPr="00DA2D27" w:rsidDel="00F3154D">
          <w:rPr>
            <w:rFonts w:hint="eastAsia"/>
            <w:sz w:val="28"/>
            <w:szCs w:val="28"/>
          </w:rPr>
          <w:delText>成员认可本宪章并完成</w:delText>
        </w:r>
        <w:r w:rsidR="00813CF4" w:rsidRPr="00DA2D27" w:rsidDel="00F3154D">
          <w:rPr>
            <w:rFonts w:hint="eastAsia"/>
            <w:sz w:val="28"/>
            <w:szCs w:val="28"/>
          </w:rPr>
          <w:delText>签署</w:delText>
        </w:r>
        <w:r w:rsidR="00EB02BD" w:rsidRPr="00DA2D27" w:rsidDel="00F3154D">
          <w:rPr>
            <w:rFonts w:hint="eastAsia"/>
            <w:sz w:val="28"/>
            <w:szCs w:val="28"/>
          </w:rPr>
          <w:delText>时</w:delText>
        </w:r>
        <w:r w:rsidR="00813CF4" w:rsidRPr="00DA2D27" w:rsidDel="00F3154D">
          <w:rPr>
            <w:rFonts w:hint="eastAsia"/>
            <w:sz w:val="28"/>
            <w:szCs w:val="28"/>
          </w:rPr>
          <w:delText>，</w:delText>
        </w:r>
        <w:r w:rsidR="00EB02BD" w:rsidRPr="00DA2D27" w:rsidDel="00F3154D">
          <w:rPr>
            <w:rFonts w:hint="eastAsia"/>
            <w:sz w:val="28"/>
            <w:szCs w:val="28"/>
          </w:rPr>
          <w:delText>班内所有成员即正式加入班级宪章管理范畴</w:delText>
        </w:r>
        <w:r w:rsidR="00813CF4" w:rsidRPr="00DA2D27" w:rsidDel="00F3154D">
          <w:rPr>
            <w:rFonts w:hint="eastAsia"/>
            <w:sz w:val="28"/>
            <w:szCs w:val="28"/>
          </w:rPr>
          <w:delText>。</w:delText>
        </w:r>
      </w:del>
    </w:p>
    <w:p w14:paraId="2D6FDF32" w14:textId="77777777" w:rsidR="00FB60CB" w:rsidRPr="00DA2D27" w:rsidDel="00F3154D" w:rsidRDefault="00DA2D27" w:rsidP="00DA2D27">
      <w:pPr>
        <w:spacing w:line="360" w:lineRule="auto"/>
        <w:ind w:firstLineChars="200" w:firstLine="560"/>
        <w:rPr>
          <w:del w:id="81" w:author="bobo bobo" w:date="2017-09-15T23:30:00Z"/>
          <w:sz w:val="28"/>
          <w:szCs w:val="28"/>
        </w:rPr>
      </w:pPr>
      <w:del w:id="82" w:author="bobo bobo" w:date="2017-09-15T23:30:00Z">
        <w:r w:rsidDel="00F3154D">
          <w:rPr>
            <w:rFonts w:hint="eastAsia"/>
            <w:sz w:val="28"/>
            <w:szCs w:val="28"/>
          </w:rPr>
          <w:delText>2.</w:delText>
        </w:r>
        <w:r w:rsidR="00FB60CB" w:rsidRPr="00DA2D27" w:rsidDel="00F3154D">
          <w:rPr>
            <w:rFonts w:hint="eastAsia"/>
            <w:sz w:val="28"/>
            <w:szCs w:val="28"/>
          </w:rPr>
          <w:delText>对于本届</w:delText>
        </w:r>
        <w:r w:rsidR="00FB60CB" w:rsidRPr="00DA2D27" w:rsidDel="00F3154D">
          <w:rPr>
            <w:rFonts w:hint="eastAsia"/>
            <w:sz w:val="28"/>
            <w:szCs w:val="28"/>
          </w:rPr>
          <w:delText>MEM</w:delText>
        </w:r>
        <w:r w:rsidR="00EB02BD" w:rsidRPr="00DA2D27" w:rsidDel="00F3154D">
          <w:rPr>
            <w:rFonts w:hint="eastAsia"/>
            <w:sz w:val="28"/>
            <w:szCs w:val="28"/>
          </w:rPr>
          <w:delText>学员但未及时纳入</w:delText>
        </w:r>
        <w:r w:rsidR="00A9089F" w:rsidRPr="00DA2D27" w:rsidDel="00F3154D">
          <w:rPr>
            <w:rFonts w:hint="eastAsia"/>
            <w:sz w:val="28"/>
            <w:szCs w:val="28"/>
          </w:rPr>
          <w:delText>或曾推出</w:delText>
        </w:r>
        <w:r w:rsidR="00FB60CB" w:rsidRPr="00DA2D27" w:rsidDel="00F3154D">
          <w:rPr>
            <w:rFonts w:hint="eastAsia"/>
            <w:sz w:val="28"/>
            <w:szCs w:val="28"/>
          </w:rPr>
          <w:delText>班级</w:delText>
        </w:r>
        <w:r w:rsidR="00EB02BD" w:rsidRPr="00DA2D27" w:rsidDel="00F3154D">
          <w:rPr>
            <w:rFonts w:hint="eastAsia"/>
            <w:sz w:val="28"/>
            <w:szCs w:val="28"/>
          </w:rPr>
          <w:delText>宪章</w:delText>
        </w:r>
        <w:r w:rsidR="00FB60CB" w:rsidRPr="00DA2D27" w:rsidDel="00F3154D">
          <w:rPr>
            <w:rFonts w:hint="eastAsia"/>
            <w:sz w:val="28"/>
            <w:szCs w:val="28"/>
          </w:rPr>
          <w:delText>管理范畴的成员</w:delText>
        </w:r>
        <w:r w:rsidR="00A9089F" w:rsidRPr="00DA2D27" w:rsidDel="00F3154D">
          <w:rPr>
            <w:rFonts w:hint="eastAsia"/>
            <w:sz w:val="28"/>
            <w:szCs w:val="28"/>
          </w:rPr>
          <w:delText>，</w:delText>
        </w:r>
        <w:r w:rsidR="00EB02BD" w:rsidRPr="00DA2D27" w:rsidDel="00F3154D">
          <w:rPr>
            <w:rFonts w:hint="eastAsia"/>
            <w:sz w:val="28"/>
            <w:szCs w:val="28"/>
          </w:rPr>
          <w:delText>认可本宪章并</w:delText>
        </w:r>
        <w:r w:rsidR="00A9089F" w:rsidRPr="00DA2D27" w:rsidDel="00F3154D">
          <w:rPr>
            <w:rFonts w:hint="eastAsia"/>
            <w:sz w:val="28"/>
            <w:szCs w:val="28"/>
          </w:rPr>
          <w:delText>书面申请加入本宪章管理范畴</w:delText>
        </w:r>
        <w:r w:rsidR="00EB02BD" w:rsidRPr="00DA2D27" w:rsidDel="00F3154D">
          <w:rPr>
            <w:rFonts w:hint="eastAsia"/>
            <w:sz w:val="28"/>
            <w:szCs w:val="28"/>
          </w:rPr>
          <w:delText>，</w:delText>
        </w:r>
        <w:r w:rsidR="00A9089F" w:rsidRPr="00DA2D27" w:rsidDel="00F3154D">
          <w:rPr>
            <w:rFonts w:hint="eastAsia"/>
            <w:sz w:val="28"/>
            <w:szCs w:val="28"/>
          </w:rPr>
          <w:delText>经秘书处三分之二以上成员同意后纳入班级宪章管理范畴。</w:delText>
        </w:r>
      </w:del>
    </w:p>
    <w:p w14:paraId="37D240B4" w14:textId="77777777" w:rsidR="00813CF4" w:rsidRPr="00DA2D27" w:rsidDel="00F3154D" w:rsidRDefault="00DA2D27" w:rsidP="00DA2D27">
      <w:pPr>
        <w:spacing w:line="360" w:lineRule="auto"/>
        <w:rPr>
          <w:del w:id="83" w:author="bobo bobo" w:date="2017-09-15T23:30:00Z"/>
          <w:sz w:val="28"/>
          <w:szCs w:val="28"/>
        </w:rPr>
      </w:pPr>
      <w:del w:id="84" w:author="bobo bobo" w:date="2017-09-15T23:30:00Z">
        <w:r w:rsidDel="00F3154D">
          <w:rPr>
            <w:rFonts w:hint="eastAsia"/>
            <w:sz w:val="28"/>
            <w:szCs w:val="28"/>
          </w:rPr>
          <w:delText>（二）</w:delText>
        </w:r>
        <w:r w:rsidR="00813CF4" w:rsidRPr="00DA2D27" w:rsidDel="00F3154D">
          <w:rPr>
            <w:rFonts w:hint="eastAsia"/>
            <w:sz w:val="28"/>
            <w:szCs w:val="28"/>
          </w:rPr>
          <w:delText>班级成员退出。</w:delText>
        </w:r>
      </w:del>
    </w:p>
    <w:p w14:paraId="1809146E" w14:textId="77777777" w:rsidR="00813CF4" w:rsidRPr="00DA2D27" w:rsidDel="00F3154D" w:rsidRDefault="00DA2D27" w:rsidP="00DA2D27">
      <w:pPr>
        <w:spacing w:line="360" w:lineRule="auto"/>
        <w:ind w:firstLineChars="200" w:firstLine="560"/>
        <w:rPr>
          <w:del w:id="85" w:author="bobo bobo" w:date="2017-09-15T23:30:00Z"/>
          <w:sz w:val="28"/>
          <w:szCs w:val="28"/>
        </w:rPr>
      </w:pPr>
      <w:del w:id="86" w:author="bobo bobo" w:date="2017-09-15T23:30:00Z">
        <w:r w:rsidDel="00F3154D">
          <w:rPr>
            <w:rFonts w:hint="eastAsia"/>
            <w:sz w:val="28"/>
            <w:szCs w:val="28"/>
          </w:rPr>
          <w:delText>1.</w:delText>
        </w:r>
        <w:r w:rsidR="00813CF4" w:rsidRPr="00DA2D27" w:rsidDel="00F3154D">
          <w:rPr>
            <w:rFonts w:hint="eastAsia"/>
            <w:sz w:val="28"/>
            <w:szCs w:val="28"/>
          </w:rPr>
          <w:delText>班级成员在签署书面退出</w:delText>
        </w:r>
        <w:r w:rsidR="00A9089F" w:rsidRPr="00DA2D27" w:rsidDel="00F3154D">
          <w:rPr>
            <w:rFonts w:hint="eastAsia"/>
            <w:sz w:val="28"/>
            <w:szCs w:val="28"/>
          </w:rPr>
          <w:delText>班级宪章管理范畴提交秘书处</w:delText>
        </w:r>
        <w:r w:rsidR="00813CF4" w:rsidRPr="00DA2D27" w:rsidDel="00F3154D">
          <w:rPr>
            <w:rFonts w:hint="eastAsia"/>
            <w:sz w:val="28"/>
            <w:szCs w:val="28"/>
          </w:rPr>
          <w:delText>后，正式退出。</w:delText>
        </w:r>
      </w:del>
    </w:p>
    <w:p w14:paraId="2F618E0A" w14:textId="77777777" w:rsidR="00813CF4" w:rsidRPr="00DA2D27" w:rsidDel="00F3154D" w:rsidRDefault="00DA2D27" w:rsidP="00DA2D27">
      <w:pPr>
        <w:spacing w:line="360" w:lineRule="auto"/>
        <w:ind w:firstLineChars="200" w:firstLine="560"/>
        <w:rPr>
          <w:del w:id="87" w:author="bobo bobo" w:date="2017-09-15T23:30:00Z"/>
          <w:sz w:val="28"/>
          <w:szCs w:val="28"/>
        </w:rPr>
      </w:pPr>
      <w:del w:id="88" w:author="bobo bobo" w:date="2017-09-15T23:30:00Z">
        <w:r w:rsidDel="00F3154D">
          <w:rPr>
            <w:rFonts w:hint="eastAsia"/>
            <w:sz w:val="28"/>
            <w:szCs w:val="28"/>
          </w:rPr>
          <w:delText>2.</w:delText>
        </w:r>
        <w:r w:rsidR="00813CF4" w:rsidRPr="00DA2D27" w:rsidDel="00F3154D">
          <w:rPr>
            <w:rFonts w:hint="eastAsia"/>
            <w:sz w:val="28"/>
            <w:szCs w:val="28"/>
          </w:rPr>
          <w:delText>当班级成员存在包含但不限于以下行为时，由全体大会对该成员的清退进行审议</w:delText>
        </w:r>
        <w:r w:rsidR="007B2A09" w:rsidRPr="00DA2D27" w:rsidDel="00F3154D">
          <w:rPr>
            <w:rFonts w:hint="eastAsia"/>
            <w:sz w:val="28"/>
            <w:szCs w:val="28"/>
          </w:rPr>
          <w:delText>，审议通过后，该成员即被剥夺班级宪章管理范畴</w:delText>
        </w:r>
        <w:r w:rsidR="00813CF4" w:rsidRPr="00DA2D27" w:rsidDel="00F3154D">
          <w:rPr>
            <w:rFonts w:hint="eastAsia"/>
            <w:sz w:val="28"/>
            <w:szCs w:val="28"/>
          </w:rPr>
          <w:delText>：</w:delText>
        </w:r>
      </w:del>
    </w:p>
    <w:p w14:paraId="4C92D373" w14:textId="77777777" w:rsidR="00813CF4" w:rsidRPr="00DA2D27" w:rsidDel="00F3154D" w:rsidRDefault="00813CF4" w:rsidP="00DA2D27">
      <w:pPr>
        <w:spacing w:line="360" w:lineRule="auto"/>
        <w:ind w:firstLineChars="200" w:firstLine="560"/>
        <w:rPr>
          <w:del w:id="89" w:author="bobo bobo" w:date="2017-09-15T23:30:00Z"/>
          <w:sz w:val="28"/>
          <w:szCs w:val="28"/>
        </w:rPr>
      </w:pPr>
      <w:del w:id="90" w:author="bobo bobo" w:date="2017-09-15T23:30:00Z">
        <w:r w:rsidRPr="00DA2D27" w:rsidDel="00F3154D">
          <w:rPr>
            <w:rFonts w:hint="eastAsia"/>
            <w:sz w:val="28"/>
            <w:szCs w:val="28"/>
          </w:rPr>
          <w:delText>a.</w:delText>
        </w:r>
        <w:r w:rsidRPr="00DA2D27" w:rsidDel="00F3154D">
          <w:rPr>
            <w:rFonts w:hint="eastAsia"/>
            <w:sz w:val="28"/>
            <w:szCs w:val="28"/>
          </w:rPr>
          <w:delText>有违反班级宪章规定的行为。</w:delText>
        </w:r>
      </w:del>
    </w:p>
    <w:p w14:paraId="37C6B6FF" w14:textId="77777777" w:rsidR="00813CF4" w:rsidRPr="00DA2D27" w:rsidDel="00F3154D" w:rsidRDefault="00813CF4" w:rsidP="00DA2D27">
      <w:pPr>
        <w:spacing w:line="360" w:lineRule="auto"/>
        <w:ind w:firstLineChars="200" w:firstLine="560"/>
        <w:rPr>
          <w:del w:id="91" w:author="bobo bobo" w:date="2017-09-15T23:30:00Z"/>
          <w:sz w:val="28"/>
          <w:szCs w:val="28"/>
        </w:rPr>
      </w:pPr>
      <w:del w:id="92" w:author="bobo bobo" w:date="2017-09-15T23:30:00Z">
        <w:r w:rsidRPr="00DA2D27" w:rsidDel="00F3154D">
          <w:rPr>
            <w:rFonts w:hint="eastAsia"/>
            <w:sz w:val="28"/>
            <w:szCs w:val="28"/>
          </w:rPr>
          <w:delText>b.</w:delText>
        </w:r>
        <w:r w:rsidRPr="00DA2D27" w:rsidDel="00F3154D">
          <w:rPr>
            <w:rFonts w:hint="eastAsia"/>
            <w:sz w:val="28"/>
            <w:szCs w:val="28"/>
          </w:rPr>
          <w:delText>有损害班级形象和成员利益的行为。</w:delText>
        </w:r>
      </w:del>
    </w:p>
    <w:p w14:paraId="5D6734C5" w14:textId="77777777" w:rsidR="00813CF4" w:rsidRPr="00DA2D27" w:rsidDel="00F3154D" w:rsidRDefault="00813CF4" w:rsidP="00DA2D27">
      <w:pPr>
        <w:spacing w:line="360" w:lineRule="auto"/>
        <w:ind w:firstLineChars="200" w:firstLine="560"/>
        <w:rPr>
          <w:del w:id="93" w:author="bobo bobo" w:date="2017-09-15T23:30:00Z"/>
          <w:sz w:val="28"/>
          <w:szCs w:val="28"/>
        </w:rPr>
      </w:pPr>
      <w:del w:id="94" w:author="bobo bobo" w:date="2017-09-15T23:30:00Z">
        <w:r w:rsidRPr="00DA2D27" w:rsidDel="00F3154D">
          <w:rPr>
            <w:rFonts w:hint="eastAsia"/>
            <w:sz w:val="28"/>
            <w:szCs w:val="28"/>
          </w:rPr>
          <w:delText>c.</w:delText>
        </w:r>
        <w:r w:rsidRPr="00DA2D27" w:rsidDel="00F3154D">
          <w:rPr>
            <w:rFonts w:hint="eastAsia"/>
            <w:sz w:val="28"/>
            <w:szCs w:val="28"/>
          </w:rPr>
          <w:delText>任期中不作为</w:delText>
        </w:r>
        <w:r w:rsidRPr="00DA2D27" w:rsidDel="00F3154D">
          <w:rPr>
            <w:rFonts w:hint="eastAsia"/>
            <w:sz w:val="28"/>
            <w:szCs w:val="28"/>
          </w:rPr>
          <w:delText>,</w:delText>
        </w:r>
        <w:r w:rsidR="007B2A09" w:rsidRPr="00DA2D27" w:rsidDel="00F3154D">
          <w:rPr>
            <w:rFonts w:hint="eastAsia"/>
            <w:sz w:val="28"/>
            <w:szCs w:val="28"/>
          </w:rPr>
          <w:delText>长期</w:delText>
        </w:r>
        <w:r w:rsidRPr="00DA2D27" w:rsidDel="00F3154D">
          <w:rPr>
            <w:rFonts w:hint="eastAsia"/>
            <w:sz w:val="28"/>
            <w:szCs w:val="28"/>
          </w:rPr>
          <w:delText>未履行</w:delText>
        </w:r>
        <w:r w:rsidR="007B2A09" w:rsidRPr="00DA2D27" w:rsidDel="00F3154D">
          <w:rPr>
            <w:rFonts w:hint="eastAsia"/>
            <w:sz w:val="28"/>
            <w:szCs w:val="28"/>
          </w:rPr>
          <w:delText>班级</w:delText>
        </w:r>
        <w:r w:rsidRPr="00DA2D27" w:rsidDel="00F3154D">
          <w:rPr>
            <w:rFonts w:hint="eastAsia"/>
            <w:sz w:val="28"/>
            <w:szCs w:val="28"/>
          </w:rPr>
          <w:delText>成员应有的职责。</w:delText>
        </w:r>
      </w:del>
    </w:p>
    <w:p w14:paraId="5B604521" w14:textId="77777777" w:rsidR="00813CF4" w:rsidDel="00F3154D" w:rsidRDefault="00DA2D27" w:rsidP="00DA2D27">
      <w:pPr>
        <w:spacing w:line="360" w:lineRule="auto"/>
        <w:ind w:firstLineChars="200" w:firstLine="560"/>
        <w:rPr>
          <w:del w:id="95" w:author="bobo bobo" w:date="2017-09-15T23:30:00Z"/>
          <w:sz w:val="28"/>
          <w:szCs w:val="28"/>
        </w:rPr>
      </w:pPr>
      <w:del w:id="96" w:author="bobo bobo" w:date="2017-09-15T23:30:00Z">
        <w:r w:rsidDel="00F3154D">
          <w:rPr>
            <w:rFonts w:hint="eastAsia"/>
            <w:sz w:val="28"/>
            <w:szCs w:val="28"/>
          </w:rPr>
          <w:delText>3.</w:delText>
        </w:r>
        <w:r w:rsidR="007B2A09" w:rsidRPr="00DA2D27" w:rsidDel="00F3154D">
          <w:rPr>
            <w:rFonts w:hint="eastAsia"/>
            <w:sz w:val="28"/>
            <w:szCs w:val="28"/>
          </w:rPr>
          <w:delText>如全体大会最终审议通过成员的清退决定后，该成员</w:delText>
        </w:r>
        <w:r w:rsidR="00813CF4" w:rsidRPr="00DA2D27" w:rsidDel="00F3154D">
          <w:rPr>
            <w:rFonts w:hint="eastAsia"/>
            <w:sz w:val="28"/>
            <w:szCs w:val="28"/>
          </w:rPr>
          <w:delText>即被剥夺</w:delText>
        </w:r>
        <w:r w:rsidR="007B2A09" w:rsidRPr="00DA2D27" w:rsidDel="00F3154D">
          <w:rPr>
            <w:rFonts w:hint="eastAsia"/>
            <w:sz w:val="28"/>
            <w:szCs w:val="28"/>
          </w:rPr>
          <w:delText>班级宪章管理范畴，将不被允许参加班级宪章管理范畴内的圈子、活动等</w:delText>
        </w:r>
        <w:r w:rsidR="00813CF4" w:rsidRPr="00DA2D27" w:rsidDel="00F3154D">
          <w:rPr>
            <w:rFonts w:hint="eastAsia"/>
            <w:sz w:val="28"/>
            <w:szCs w:val="28"/>
          </w:rPr>
          <w:delText>。</w:delText>
        </w:r>
      </w:del>
    </w:p>
    <w:p w14:paraId="1748DB7B" w14:textId="77777777" w:rsidR="00FB6BA2" w:rsidDel="00F3154D" w:rsidRDefault="00FB6BA2">
      <w:pPr>
        <w:widowControl/>
        <w:jc w:val="left"/>
        <w:rPr>
          <w:del w:id="97" w:author="bobo bobo" w:date="2017-09-15T23:30:00Z"/>
          <w:sz w:val="28"/>
          <w:szCs w:val="28"/>
        </w:rPr>
      </w:pPr>
      <w:del w:id="98" w:author="bobo bobo" w:date="2017-09-15T23:30:00Z">
        <w:r w:rsidDel="00F3154D">
          <w:rPr>
            <w:sz w:val="28"/>
            <w:szCs w:val="28"/>
          </w:rPr>
          <w:br w:type="page"/>
        </w:r>
      </w:del>
    </w:p>
    <w:p w14:paraId="6118C503" w14:textId="77777777" w:rsidR="00FB6BA2" w:rsidRPr="00DA2D27" w:rsidRDefault="00FB6BA2" w:rsidP="00DA2D27">
      <w:pPr>
        <w:spacing w:line="360" w:lineRule="auto"/>
        <w:ind w:firstLineChars="200" w:firstLine="560"/>
        <w:rPr>
          <w:sz w:val="28"/>
          <w:szCs w:val="28"/>
        </w:rPr>
      </w:pPr>
    </w:p>
    <w:p w14:paraId="0E4B014C" w14:textId="77777777" w:rsidR="00813CF4" w:rsidRPr="000820A8" w:rsidRDefault="00813CF4" w:rsidP="000820A8">
      <w:pPr>
        <w:pStyle w:val="1"/>
      </w:pPr>
      <w:bookmarkStart w:id="99" w:name="2_4"/>
      <w:bookmarkStart w:id="100" w:name="sub51056_2_4"/>
      <w:bookmarkStart w:id="101" w:name="第4章"/>
      <w:bookmarkStart w:id="102" w:name="_Toc492180899"/>
      <w:bookmarkEnd w:id="99"/>
      <w:bookmarkEnd w:id="100"/>
      <w:bookmarkEnd w:id="101"/>
      <w:r w:rsidRPr="000820A8">
        <w:rPr>
          <w:rFonts w:hint="eastAsia"/>
        </w:rPr>
        <w:t>奖惩机制</w:t>
      </w:r>
      <w:bookmarkEnd w:id="102"/>
    </w:p>
    <w:p w14:paraId="6E7D8817" w14:textId="77777777" w:rsidR="00FD2EA5" w:rsidRDefault="00813CF4" w:rsidP="00973150">
      <w:pPr>
        <w:pStyle w:val="af1"/>
        <w:numPr>
          <w:ilvl w:val="0"/>
          <w:numId w:val="5"/>
        </w:numPr>
        <w:spacing w:beforeLines="50" w:before="156" w:afterLines="50" w:after="156" w:line="360" w:lineRule="auto"/>
        <w:ind w:left="1276" w:firstLineChars="0" w:hanging="1276"/>
        <w:rPr>
          <w:sz w:val="28"/>
          <w:szCs w:val="28"/>
        </w:rPr>
      </w:pPr>
      <w:r w:rsidRPr="00D81ECC">
        <w:rPr>
          <w:rFonts w:hint="eastAsia"/>
          <w:sz w:val="28"/>
          <w:szCs w:val="28"/>
        </w:rPr>
        <w:t>奖惩原则：</w:t>
      </w:r>
    </w:p>
    <w:p w14:paraId="60DABF22" w14:textId="77777777" w:rsidR="00813CF4" w:rsidRPr="00D81ECC" w:rsidRDefault="00813CF4" w:rsidP="00FB6BA2">
      <w:pPr>
        <w:spacing w:line="360" w:lineRule="auto"/>
        <w:ind w:firstLineChars="200" w:firstLine="560"/>
        <w:rPr>
          <w:sz w:val="28"/>
          <w:szCs w:val="28"/>
        </w:rPr>
      </w:pPr>
      <w:r w:rsidRPr="00D81ECC">
        <w:rPr>
          <w:rFonts w:hint="eastAsia"/>
          <w:sz w:val="28"/>
          <w:szCs w:val="28"/>
        </w:rPr>
        <w:t>为增强班级管理的执行力和活跃度，让班级管理更加人性化，采用积分制管理。将积分与各种荣誉及福利挂钩，体现每个成员对组织</w:t>
      </w:r>
      <w:r w:rsidRPr="00D81ECC">
        <w:rPr>
          <w:rFonts w:hint="eastAsia"/>
          <w:sz w:val="28"/>
          <w:szCs w:val="28"/>
        </w:rPr>
        <w:lastRenderedPageBreak/>
        <w:t>的贡献。</w:t>
      </w:r>
    </w:p>
    <w:p w14:paraId="42E36108" w14:textId="77777777" w:rsidR="00FD2EA5" w:rsidRDefault="00813CF4" w:rsidP="00973150">
      <w:pPr>
        <w:pStyle w:val="af1"/>
        <w:numPr>
          <w:ilvl w:val="0"/>
          <w:numId w:val="5"/>
        </w:numPr>
        <w:spacing w:beforeLines="50" w:before="156" w:afterLines="50" w:after="156" w:line="360" w:lineRule="auto"/>
        <w:ind w:left="1276" w:firstLineChars="0" w:hanging="1276"/>
        <w:rPr>
          <w:sz w:val="28"/>
          <w:szCs w:val="28"/>
        </w:rPr>
      </w:pPr>
      <w:r w:rsidRPr="00D81ECC">
        <w:rPr>
          <w:rFonts w:hint="eastAsia"/>
          <w:sz w:val="28"/>
          <w:szCs w:val="28"/>
        </w:rPr>
        <w:t>积分规则：</w:t>
      </w:r>
    </w:p>
    <w:p w14:paraId="280E360A" w14:textId="77777777" w:rsidR="00813CF4" w:rsidRPr="00FD2EA5" w:rsidRDefault="00813CF4" w:rsidP="00FB6BA2">
      <w:pPr>
        <w:spacing w:line="360" w:lineRule="auto"/>
        <w:ind w:firstLineChars="200" w:firstLine="560"/>
        <w:rPr>
          <w:sz w:val="28"/>
          <w:szCs w:val="28"/>
        </w:rPr>
      </w:pPr>
      <w:r w:rsidRPr="00FD2EA5">
        <w:rPr>
          <w:rFonts w:hint="eastAsia"/>
          <w:sz w:val="28"/>
          <w:szCs w:val="28"/>
        </w:rPr>
        <w:t>对积分进行量化管理，成员按参与度与贡献度获得或者扣除相应的积分。</w:t>
      </w:r>
    </w:p>
    <w:p w14:paraId="443BF812" w14:textId="77777777" w:rsidR="00813CF4" w:rsidRPr="00D81ECC" w:rsidRDefault="00813CF4" w:rsidP="00973150">
      <w:pPr>
        <w:pStyle w:val="af1"/>
        <w:numPr>
          <w:ilvl w:val="0"/>
          <w:numId w:val="5"/>
        </w:numPr>
        <w:spacing w:beforeLines="50" w:before="156" w:afterLines="50" w:after="156" w:line="360" w:lineRule="auto"/>
        <w:ind w:left="1276" w:firstLineChars="0" w:hanging="1276"/>
        <w:rPr>
          <w:sz w:val="28"/>
          <w:szCs w:val="28"/>
        </w:rPr>
      </w:pPr>
      <w:r w:rsidRPr="00D81ECC">
        <w:rPr>
          <w:rFonts w:hint="eastAsia"/>
          <w:sz w:val="28"/>
          <w:szCs w:val="28"/>
        </w:rPr>
        <w:t>积分应用：</w:t>
      </w:r>
    </w:p>
    <w:p w14:paraId="4BA8AD98" w14:textId="77777777" w:rsidR="00813CF4" w:rsidRPr="00FD2EA5" w:rsidRDefault="00FD2EA5" w:rsidP="00FB6BA2">
      <w:pPr>
        <w:spacing w:line="360" w:lineRule="auto"/>
        <w:ind w:firstLineChars="200" w:firstLine="560"/>
        <w:rPr>
          <w:sz w:val="28"/>
          <w:szCs w:val="28"/>
        </w:rPr>
      </w:pPr>
      <w:r>
        <w:rPr>
          <w:rFonts w:hint="eastAsia"/>
          <w:sz w:val="28"/>
          <w:szCs w:val="28"/>
        </w:rPr>
        <w:t>（一）</w:t>
      </w:r>
      <w:r w:rsidR="00813CF4" w:rsidRPr="00FD2EA5">
        <w:rPr>
          <w:rFonts w:hint="eastAsia"/>
          <w:sz w:val="28"/>
          <w:szCs w:val="28"/>
        </w:rPr>
        <w:t>给予班级年度积分前</w:t>
      </w:r>
      <w:r w:rsidR="00813CF4" w:rsidRPr="00FD2EA5">
        <w:rPr>
          <w:rFonts w:hint="eastAsia"/>
          <w:sz w:val="28"/>
          <w:szCs w:val="28"/>
        </w:rPr>
        <w:t>2</w:t>
      </w:r>
      <w:r w:rsidR="00813CF4" w:rsidRPr="00FD2EA5">
        <w:rPr>
          <w:rFonts w:hint="eastAsia"/>
          <w:sz w:val="28"/>
          <w:szCs w:val="28"/>
        </w:rPr>
        <w:t>名的同学颁发“</w:t>
      </w:r>
      <w:r w:rsidR="00813CF4" w:rsidRPr="00FD2EA5">
        <w:rPr>
          <w:rFonts w:hint="eastAsia"/>
          <w:sz w:val="28"/>
          <w:szCs w:val="28"/>
        </w:rPr>
        <w:t>MEM</w:t>
      </w:r>
      <w:r w:rsidR="00813CF4" w:rsidRPr="00FD2EA5">
        <w:rPr>
          <w:rFonts w:hint="eastAsia"/>
          <w:sz w:val="28"/>
          <w:szCs w:val="28"/>
        </w:rPr>
        <w:t>年度最佳贡献奖”（以学年为单位）。</w:t>
      </w:r>
    </w:p>
    <w:p w14:paraId="21187F01" w14:textId="77777777" w:rsidR="00813CF4" w:rsidRDefault="00FD2EA5" w:rsidP="00FB6BA2">
      <w:pPr>
        <w:spacing w:line="360" w:lineRule="auto"/>
        <w:ind w:firstLineChars="200" w:firstLine="560"/>
        <w:rPr>
          <w:sz w:val="28"/>
          <w:szCs w:val="28"/>
        </w:rPr>
      </w:pPr>
      <w:r>
        <w:rPr>
          <w:rFonts w:hint="eastAsia"/>
          <w:sz w:val="28"/>
          <w:szCs w:val="28"/>
        </w:rPr>
        <w:t>（二）</w:t>
      </w:r>
      <w:r w:rsidR="00813CF4" w:rsidRPr="00FD2EA5">
        <w:rPr>
          <w:rFonts w:hint="eastAsia"/>
          <w:sz w:val="28"/>
          <w:szCs w:val="28"/>
        </w:rPr>
        <w:t>限制名额的活动报名时，积分高者优先。</w:t>
      </w:r>
    </w:p>
    <w:p w14:paraId="43CD1A96" w14:textId="77777777" w:rsidR="00FB6BA2" w:rsidRDefault="00FB6BA2">
      <w:pPr>
        <w:widowControl/>
        <w:jc w:val="left"/>
        <w:rPr>
          <w:sz w:val="28"/>
          <w:szCs w:val="28"/>
        </w:rPr>
      </w:pPr>
      <w:r>
        <w:rPr>
          <w:sz w:val="28"/>
          <w:szCs w:val="28"/>
        </w:rPr>
        <w:br w:type="page"/>
      </w:r>
    </w:p>
    <w:p w14:paraId="2E81C270" w14:textId="77777777" w:rsidR="00FB6BA2" w:rsidRPr="00FD2EA5" w:rsidRDefault="00FB6BA2" w:rsidP="00FD2EA5">
      <w:pPr>
        <w:spacing w:line="360" w:lineRule="auto"/>
        <w:ind w:firstLineChars="250" w:firstLine="700"/>
        <w:rPr>
          <w:sz w:val="28"/>
          <w:szCs w:val="28"/>
        </w:rPr>
      </w:pPr>
    </w:p>
    <w:p w14:paraId="430D0347" w14:textId="77777777" w:rsidR="00FB6BA2" w:rsidRPr="00FB6BA2" w:rsidRDefault="00813CF4" w:rsidP="00FB6BA2">
      <w:pPr>
        <w:pStyle w:val="1"/>
      </w:pPr>
      <w:bookmarkStart w:id="103" w:name="_Toc492180900"/>
      <w:r w:rsidRPr="000820A8">
        <w:t>宪章解释权</w:t>
      </w:r>
      <w:bookmarkEnd w:id="103"/>
    </w:p>
    <w:p w14:paraId="6543844C" w14:textId="77777777" w:rsidR="00C20976" w:rsidRDefault="00C20976" w:rsidP="00FB6BA2">
      <w:pPr>
        <w:spacing w:line="360" w:lineRule="auto"/>
        <w:ind w:firstLineChars="200" w:firstLine="560"/>
        <w:rPr>
          <w:ins w:id="104" w:author="周鹏 zhoupeng" w:date="2017-09-15T22:09:00Z"/>
          <w:sz w:val="28"/>
          <w:szCs w:val="28"/>
        </w:rPr>
      </w:pPr>
      <w:r w:rsidRPr="00FD2EA5">
        <w:rPr>
          <w:rFonts w:hint="eastAsia"/>
          <w:sz w:val="28"/>
          <w:szCs w:val="28"/>
        </w:rPr>
        <w:t>有关本宪章的任何问题，均由本班级委员会负责解释。</w:t>
      </w:r>
    </w:p>
    <w:p w14:paraId="6A3738B7" w14:textId="77777777" w:rsidR="00E603CE" w:rsidRPr="00E603CE" w:rsidRDefault="00E603CE" w:rsidP="00FB6BA2">
      <w:pPr>
        <w:spacing w:line="360" w:lineRule="auto"/>
        <w:ind w:firstLineChars="200" w:firstLine="560"/>
        <w:rPr>
          <w:ins w:id="105" w:author="周鹏 zhoupeng" w:date="2017-09-15T22:09:00Z"/>
          <w:color w:val="FF0000"/>
          <w:sz w:val="28"/>
          <w:szCs w:val="28"/>
          <w:rPrChange w:id="106" w:author="周鹏 zhoupeng" w:date="2017-09-15T22:11:00Z">
            <w:rPr>
              <w:ins w:id="107" w:author="周鹏 zhoupeng" w:date="2017-09-15T22:09:00Z"/>
              <w:sz w:val="28"/>
              <w:szCs w:val="28"/>
            </w:rPr>
          </w:rPrChange>
        </w:rPr>
      </w:pPr>
      <w:ins w:id="108" w:author="周鹏 zhoupeng" w:date="2017-09-15T22:09:00Z">
        <w:del w:id="109" w:author="bobo bobo" w:date="2017-09-15T23:30:00Z">
          <w:r w:rsidRPr="00E603CE" w:rsidDel="00F3154D">
            <w:rPr>
              <w:rFonts w:hint="eastAsia"/>
              <w:color w:val="FF0000"/>
              <w:sz w:val="28"/>
              <w:szCs w:val="28"/>
              <w:rPrChange w:id="110" w:author="周鹏 zhoupeng" w:date="2017-09-15T22:11:00Z">
                <w:rPr>
                  <w:rFonts w:hint="eastAsia"/>
                  <w:sz w:val="28"/>
                  <w:szCs w:val="28"/>
                </w:rPr>
              </w:rPrChange>
            </w:rPr>
            <w:delText>第六章</w:delText>
          </w:r>
          <w:r w:rsidRPr="00E603CE" w:rsidDel="00F3154D">
            <w:rPr>
              <w:color w:val="FF0000"/>
              <w:sz w:val="28"/>
              <w:szCs w:val="28"/>
              <w:rPrChange w:id="111" w:author="周鹏 zhoupeng" w:date="2017-09-15T22:11:00Z">
                <w:rPr>
                  <w:sz w:val="28"/>
                  <w:szCs w:val="28"/>
                </w:rPr>
              </w:rPrChange>
            </w:rPr>
            <w:delText xml:space="preserve"> </w:delText>
          </w:r>
          <w:r w:rsidRPr="00E603CE" w:rsidDel="00F3154D">
            <w:rPr>
              <w:rFonts w:hint="eastAsia"/>
              <w:color w:val="FF0000"/>
              <w:sz w:val="28"/>
              <w:szCs w:val="28"/>
              <w:rPrChange w:id="112" w:author="周鹏 zhoupeng" w:date="2017-09-15T22:11:00Z">
                <w:rPr>
                  <w:rFonts w:hint="eastAsia"/>
                  <w:sz w:val="28"/>
                  <w:szCs w:val="28"/>
                </w:rPr>
              </w:rPrChange>
            </w:rPr>
            <w:delText>经验分享</w:delText>
          </w:r>
        </w:del>
      </w:ins>
    </w:p>
    <w:p w14:paraId="6387ADE7" w14:textId="77777777" w:rsidR="00E603CE" w:rsidRPr="00E603CE" w:rsidRDefault="00E603CE" w:rsidP="00FB6BA2">
      <w:pPr>
        <w:spacing w:line="360" w:lineRule="auto"/>
        <w:ind w:firstLineChars="200" w:firstLine="560"/>
        <w:rPr>
          <w:ins w:id="113" w:author="周鹏 zhoupeng" w:date="2017-09-15T22:09:00Z"/>
          <w:color w:val="FF0000"/>
          <w:sz w:val="28"/>
          <w:szCs w:val="28"/>
          <w:rPrChange w:id="114" w:author="周鹏 zhoupeng" w:date="2017-09-15T22:11:00Z">
            <w:rPr>
              <w:ins w:id="115" w:author="周鹏 zhoupeng" w:date="2017-09-15T22:09:00Z"/>
              <w:sz w:val="28"/>
              <w:szCs w:val="28"/>
            </w:rPr>
          </w:rPrChange>
        </w:rPr>
      </w:pPr>
      <w:ins w:id="116" w:author="周鹏 zhoupeng" w:date="2017-09-15T22:09:00Z">
        <w:r w:rsidRPr="00E603CE">
          <w:rPr>
            <w:rFonts w:hint="eastAsia"/>
            <w:color w:val="FF0000"/>
            <w:sz w:val="28"/>
            <w:szCs w:val="28"/>
            <w:rPrChange w:id="117" w:author="周鹏 zhoupeng" w:date="2017-09-15T22:11:00Z">
              <w:rPr>
                <w:rFonts w:hint="eastAsia"/>
                <w:sz w:val="28"/>
                <w:szCs w:val="28"/>
              </w:rPr>
            </w:rPrChange>
          </w:rPr>
          <w:t>第七章</w:t>
        </w:r>
        <w:r w:rsidRPr="00E603CE">
          <w:rPr>
            <w:color w:val="FF0000"/>
            <w:sz w:val="28"/>
            <w:szCs w:val="28"/>
            <w:rPrChange w:id="118" w:author="周鹏 zhoupeng" w:date="2017-09-15T22:11:00Z">
              <w:rPr>
                <w:sz w:val="28"/>
                <w:szCs w:val="28"/>
              </w:rPr>
            </w:rPrChange>
          </w:rPr>
          <w:t xml:space="preserve"> </w:t>
        </w:r>
        <w:r w:rsidRPr="00E603CE">
          <w:rPr>
            <w:rFonts w:hint="eastAsia"/>
            <w:color w:val="FF0000"/>
            <w:sz w:val="28"/>
            <w:szCs w:val="28"/>
            <w:rPrChange w:id="119" w:author="周鹏 zhoupeng" w:date="2017-09-15T22:11:00Z">
              <w:rPr>
                <w:rFonts w:hint="eastAsia"/>
                <w:sz w:val="28"/>
                <w:szCs w:val="28"/>
              </w:rPr>
            </w:rPrChange>
          </w:rPr>
          <w:t>资金管理</w:t>
        </w:r>
      </w:ins>
    </w:p>
    <w:p w14:paraId="6727668F" w14:textId="2F27FD46" w:rsidR="00E603CE" w:rsidRPr="00E603CE" w:rsidDel="00F3154D" w:rsidRDefault="003A7706" w:rsidP="00FB6BA2">
      <w:pPr>
        <w:spacing w:line="360" w:lineRule="auto"/>
        <w:ind w:firstLineChars="200" w:firstLine="560"/>
        <w:rPr>
          <w:ins w:id="120" w:author="周鹏 zhoupeng" w:date="2017-09-15T22:09:00Z"/>
          <w:del w:id="121" w:author="bobo bobo" w:date="2017-09-15T23:30:00Z"/>
          <w:color w:val="FF0000"/>
          <w:sz w:val="28"/>
          <w:szCs w:val="28"/>
          <w:rPrChange w:id="122" w:author="周鹏 zhoupeng" w:date="2017-09-15T22:11:00Z">
            <w:rPr>
              <w:ins w:id="123" w:author="周鹏 zhoupeng" w:date="2017-09-15T22:09:00Z"/>
              <w:del w:id="124" w:author="bobo bobo" w:date="2017-09-15T23:30:00Z"/>
              <w:sz w:val="28"/>
              <w:szCs w:val="28"/>
            </w:rPr>
          </w:rPrChange>
        </w:rPr>
      </w:pPr>
      <w:ins w:id="125" w:author="bobo bobo" w:date="2017-09-15T23:35:00Z">
        <w:r>
          <w:rPr>
            <w:rFonts w:hint="eastAsia"/>
            <w:color w:val="FF0000"/>
            <w:sz w:val="28"/>
            <w:szCs w:val="28"/>
          </w:rPr>
          <w:t>一、</w:t>
        </w:r>
      </w:ins>
      <w:bookmarkStart w:id="126" w:name="_GoBack"/>
      <w:bookmarkEnd w:id="126"/>
      <w:ins w:id="127" w:author="周鹏 zhoupeng" w:date="2017-09-15T22:09:00Z">
        <w:del w:id="128" w:author="bobo bobo" w:date="2017-09-15T23:30:00Z">
          <w:r w:rsidR="00E603CE" w:rsidRPr="00E603CE" w:rsidDel="00F3154D">
            <w:rPr>
              <w:rFonts w:hint="eastAsia"/>
              <w:color w:val="FF0000"/>
              <w:sz w:val="28"/>
              <w:szCs w:val="28"/>
              <w:rPrChange w:id="129" w:author="周鹏 zhoupeng" w:date="2017-09-15T22:11:00Z">
                <w:rPr>
                  <w:rFonts w:hint="eastAsia"/>
                  <w:sz w:val="28"/>
                  <w:szCs w:val="28"/>
                </w:rPr>
              </w:rPrChange>
            </w:rPr>
            <w:delText>第八章</w:delText>
          </w:r>
          <w:r w:rsidR="00E603CE" w:rsidRPr="00E603CE" w:rsidDel="00F3154D">
            <w:rPr>
              <w:color w:val="FF0000"/>
              <w:sz w:val="28"/>
              <w:szCs w:val="28"/>
              <w:rPrChange w:id="130" w:author="周鹏 zhoupeng" w:date="2017-09-15T22:11:00Z">
                <w:rPr>
                  <w:sz w:val="28"/>
                  <w:szCs w:val="28"/>
                </w:rPr>
              </w:rPrChange>
            </w:rPr>
            <w:delText xml:space="preserve"> </w:delText>
          </w:r>
          <w:r w:rsidR="00E603CE" w:rsidRPr="00E603CE" w:rsidDel="00F3154D">
            <w:rPr>
              <w:rFonts w:hint="eastAsia"/>
              <w:color w:val="FF0000"/>
              <w:sz w:val="28"/>
              <w:szCs w:val="28"/>
              <w:rPrChange w:id="131" w:author="周鹏 zhoupeng" w:date="2017-09-15T22:11:00Z">
                <w:rPr>
                  <w:rFonts w:hint="eastAsia"/>
                  <w:sz w:val="28"/>
                  <w:szCs w:val="28"/>
                </w:rPr>
              </w:rPrChange>
            </w:rPr>
            <w:delText>数据管理</w:delText>
          </w:r>
        </w:del>
      </w:ins>
    </w:p>
    <w:p w14:paraId="6D966E83" w14:textId="77777777" w:rsidR="00E603CE" w:rsidRPr="00E603CE" w:rsidDel="00F3154D" w:rsidRDefault="00E603CE" w:rsidP="00E603CE">
      <w:pPr>
        <w:spacing w:line="360" w:lineRule="auto"/>
        <w:ind w:firstLineChars="200" w:firstLine="560"/>
        <w:rPr>
          <w:ins w:id="132" w:author="周鹏 zhoupeng" w:date="2017-09-15T22:09:00Z"/>
          <w:del w:id="133" w:author="bobo bobo" w:date="2017-09-15T23:30:00Z"/>
          <w:color w:val="FF0000"/>
          <w:sz w:val="28"/>
          <w:szCs w:val="28"/>
          <w:rPrChange w:id="134" w:author="周鹏 zhoupeng" w:date="2017-09-15T22:11:00Z">
            <w:rPr>
              <w:ins w:id="135" w:author="周鹏 zhoupeng" w:date="2017-09-15T22:09:00Z"/>
              <w:del w:id="136" w:author="bobo bobo" w:date="2017-09-15T23:30:00Z"/>
              <w:sz w:val="28"/>
              <w:szCs w:val="28"/>
            </w:rPr>
          </w:rPrChange>
        </w:rPr>
      </w:pPr>
      <w:ins w:id="137" w:author="周鹏 zhoupeng" w:date="2017-09-15T22:09:00Z">
        <w:del w:id="138" w:author="bobo bobo" w:date="2017-09-15T23:30:00Z">
          <w:r w:rsidRPr="00E603CE" w:rsidDel="00F3154D">
            <w:rPr>
              <w:rFonts w:hint="eastAsia"/>
              <w:color w:val="FF0000"/>
              <w:sz w:val="28"/>
              <w:szCs w:val="28"/>
              <w:rPrChange w:id="139" w:author="周鹏 zhoupeng" w:date="2017-09-15T22:11:00Z">
                <w:rPr>
                  <w:rFonts w:hint="eastAsia"/>
                  <w:sz w:val="28"/>
                  <w:szCs w:val="28"/>
                </w:rPr>
              </w:rPrChange>
            </w:rPr>
            <w:delText>第九章</w:delText>
          </w:r>
          <w:r w:rsidRPr="00E603CE" w:rsidDel="00F3154D">
            <w:rPr>
              <w:color w:val="FF0000"/>
              <w:sz w:val="28"/>
              <w:szCs w:val="28"/>
              <w:rPrChange w:id="140" w:author="周鹏 zhoupeng" w:date="2017-09-15T22:11:00Z">
                <w:rPr>
                  <w:sz w:val="28"/>
                  <w:szCs w:val="28"/>
                </w:rPr>
              </w:rPrChange>
            </w:rPr>
            <w:delText xml:space="preserve"> </w:delText>
          </w:r>
          <w:r w:rsidRPr="00E603CE" w:rsidDel="00F3154D">
            <w:rPr>
              <w:rFonts w:hint="eastAsia"/>
              <w:color w:val="FF0000"/>
              <w:sz w:val="28"/>
              <w:szCs w:val="28"/>
              <w:rPrChange w:id="141" w:author="周鹏 zhoupeng" w:date="2017-09-15T22:11:00Z">
                <w:rPr>
                  <w:rFonts w:hint="eastAsia"/>
                  <w:sz w:val="28"/>
                  <w:szCs w:val="28"/>
                </w:rPr>
              </w:rPrChange>
            </w:rPr>
            <w:delText>渠道平台</w:delText>
          </w:r>
        </w:del>
      </w:ins>
    </w:p>
    <w:p w14:paraId="3F1A8D61" w14:textId="77777777" w:rsidR="00E603CE" w:rsidRPr="00E603CE" w:rsidDel="00F3154D" w:rsidRDefault="00E603CE" w:rsidP="00E603CE">
      <w:pPr>
        <w:spacing w:line="360" w:lineRule="auto"/>
        <w:ind w:firstLineChars="200" w:firstLine="560"/>
        <w:rPr>
          <w:del w:id="142" w:author="bobo bobo" w:date="2017-09-15T23:30:00Z"/>
          <w:color w:val="FF0000"/>
          <w:sz w:val="28"/>
          <w:szCs w:val="28"/>
          <w:rPrChange w:id="143" w:author="周鹏 zhoupeng" w:date="2017-09-15T22:11:00Z">
            <w:rPr>
              <w:del w:id="144" w:author="bobo bobo" w:date="2017-09-15T23:30:00Z"/>
              <w:sz w:val="28"/>
              <w:szCs w:val="28"/>
            </w:rPr>
          </w:rPrChange>
        </w:rPr>
      </w:pPr>
      <w:ins w:id="145" w:author="周鹏 zhoupeng" w:date="2017-09-15T22:09:00Z">
        <w:del w:id="146" w:author="bobo bobo" w:date="2017-09-15T23:30:00Z">
          <w:r w:rsidRPr="00E603CE" w:rsidDel="00F3154D">
            <w:rPr>
              <w:rFonts w:hint="eastAsia"/>
              <w:color w:val="FF0000"/>
              <w:sz w:val="28"/>
              <w:szCs w:val="28"/>
              <w:rPrChange w:id="147" w:author="周鹏 zhoupeng" w:date="2017-09-15T22:11:00Z">
                <w:rPr>
                  <w:rFonts w:hint="eastAsia"/>
                  <w:sz w:val="28"/>
                  <w:szCs w:val="28"/>
                </w:rPr>
              </w:rPrChange>
            </w:rPr>
            <w:delText>第十章</w:delText>
          </w:r>
          <w:r w:rsidRPr="00E603CE" w:rsidDel="00F3154D">
            <w:rPr>
              <w:color w:val="FF0000"/>
              <w:sz w:val="28"/>
              <w:szCs w:val="28"/>
              <w:rPrChange w:id="148" w:author="周鹏 zhoupeng" w:date="2017-09-15T22:11:00Z">
                <w:rPr>
                  <w:sz w:val="28"/>
                  <w:szCs w:val="28"/>
                </w:rPr>
              </w:rPrChange>
            </w:rPr>
            <w:delText xml:space="preserve"> </w:delText>
          </w:r>
          <w:r w:rsidRPr="00E603CE" w:rsidDel="00F3154D">
            <w:rPr>
              <w:rFonts w:hint="eastAsia"/>
              <w:color w:val="FF0000"/>
              <w:sz w:val="28"/>
              <w:szCs w:val="28"/>
              <w:rPrChange w:id="149" w:author="周鹏 zhoupeng" w:date="2017-09-15T22:11:00Z">
                <w:rPr>
                  <w:rFonts w:hint="eastAsia"/>
                  <w:sz w:val="28"/>
                  <w:szCs w:val="28"/>
                </w:rPr>
              </w:rPrChange>
            </w:rPr>
            <w:delText>树立</w:delText>
          </w:r>
          <w:r w:rsidRPr="00E603CE" w:rsidDel="00F3154D">
            <w:rPr>
              <w:color w:val="FF0000"/>
              <w:sz w:val="28"/>
              <w:szCs w:val="28"/>
              <w:rPrChange w:id="150" w:author="周鹏 zhoupeng" w:date="2017-09-15T22:11:00Z">
                <w:rPr>
                  <w:sz w:val="28"/>
                  <w:szCs w:val="28"/>
                </w:rPr>
              </w:rPrChange>
            </w:rPr>
            <w:delText>MEM</w:delText>
          </w:r>
          <w:r w:rsidRPr="00E603CE" w:rsidDel="00F3154D">
            <w:rPr>
              <w:rFonts w:hint="eastAsia"/>
              <w:color w:val="FF0000"/>
              <w:sz w:val="28"/>
              <w:szCs w:val="28"/>
              <w:rPrChange w:id="151" w:author="周鹏 zhoupeng" w:date="2017-09-15T22:11:00Z">
                <w:rPr>
                  <w:rFonts w:hint="eastAsia"/>
                  <w:sz w:val="28"/>
                  <w:szCs w:val="28"/>
                </w:rPr>
              </w:rPrChange>
            </w:rPr>
            <w:delText>品牌</w:delText>
          </w:r>
        </w:del>
      </w:ins>
    </w:p>
    <w:p w14:paraId="78AE8A64" w14:textId="77777777" w:rsidR="00FB6BA2" w:rsidRDefault="00FB6BA2">
      <w:pPr>
        <w:widowControl/>
        <w:jc w:val="left"/>
        <w:rPr>
          <w:ins w:id="152" w:author="bobo bobo" w:date="2017-09-15T23:30:00Z"/>
          <w:rFonts w:hint="eastAsia"/>
          <w:sz w:val="28"/>
          <w:szCs w:val="28"/>
        </w:rPr>
      </w:pPr>
      <w:r>
        <w:rPr>
          <w:sz w:val="28"/>
          <w:szCs w:val="28"/>
        </w:rPr>
        <w:br w:type="page"/>
      </w:r>
    </w:p>
    <w:p w14:paraId="5B001B75" w14:textId="77777777" w:rsidR="00F3154D" w:rsidRDefault="00F3154D">
      <w:pPr>
        <w:widowControl/>
        <w:jc w:val="left"/>
        <w:rPr>
          <w:rFonts w:hint="eastAsia"/>
          <w:sz w:val="28"/>
          <w:szCs w:val="28"/>
        </w:rPr>
      </w:pPr>
    </w:p>
    <w:p w14:paraId="2E2A3E88" w14:textId="77777777" w:rsidR="00FB6BA2" w:rsidRPr="00FB6BA2" w:rsidRDefault="00FB6BA2" w:rsidP="00FD2EA5">
      <w:pPr>
        <w:spacing w:line="360" w:lineRule="auto"/>
        <w:ind w:firstLineChars="250" w:firstLine="700"/>
        <w:rPr>
          <w:sz w:val="28"/>
          <w:szCs w:val="28"/>
        </w:rPr>
      </w:pPr>
    </w:p>
    <w:p w14:paraId="25ADB7E2" w14:textId="77777777" w:rsidR="00813CF4" w:rsidRPr="000820A8" w:rsidRDefault="00813CF4" w:rsidP="000820A8">
      <w:pPr>
        <w:pStyle w:val="1"/>
      </w:pPr>
      <w:bookmarkStart w:id="153" w:name="_Toc492180901"/>
      <w:r w:rsidRPr="000820A8">
        <w:rPr>
          <w:rFonts w:hint="eastAsia"/>
        </w:rPr>
        <w:t>附录</w:t>
      </w:r>
      <w:bookmarkEnd w:id="153"/>
    </w:p>
    <w:p w14:paraId="14740FBA" w14:textId="77777777" w:rsidR="00813CF4" w:rsidRPr="00FD2EA5" w:rsidRDefault="00813CF4" w:rsidP="00FB6BA2">
      <w:pPr>
        <w:spacing w:line="360" w:lineRule="auto"/>
        <w:ind w:firstLineChars="200" w:firstLine="560"/>
        <w:rPr>
          <w:sz w:val="28"/>
          <w:szCs w:val="28"/>
        </w:rPr>
      </w:pPr>
      <w:r w:rsidRPr="00FD2EA5">
        <w:rPr>
          <w:rFonts w:hint="eastAsia"/>
          <w:sz w:val="28"/>
          <w:szCs w:val="28"/>
        </w:rPr>
        <w:t>附件</w:t>
      </w:r>
      <w:r w:rsidRPr="00FD2EA5">
        <w:rPr>
          <w:sz w:val="28"/>
          <w:szCs w:val="28"/>
        </w:rPr>
        <w:t>一</w:t>
      </w:r>
      <w:r w:rsidRPr="00FD2EA5">
        <w:rPr>
          <w:rFonts w:hint="eastAsia"/>
          <w:sz w:val="28"/>
          <w:szCs w:val="28"/>
        </w:rPr>
        <w:t>：逻辑模型</w:t>
      </w:r>
    </w:p>
    <w:p w14:paraId="438C1602" w14:textId="77777777" w:rsidR="00813CF4" w:rsidRPr="00FD2EA5" w:rsidRDefault="00813CF4" w:rsidP="00FB6BA2">
      <w:pPr>
        <w:spacing w:line="360" w:lineRule="auto"/>
        <w:ind w:firstLineChars="200" w:firstLine="560"/>
        <w:rPr>
          <w:sz w:val="28"/>
          <w:szCs w:val="28"/>
        </w:rPr>
      </w:pPr>
      <w:bookmarkStart w:id="154" w:name="2_5"/>
      <w:bookmarkStart w:id="155" w:name="sub51056_2_5"/>
      <w:bookmarkStart w:id="156" w:name="第5章"/>
      <w:bookmarkEnd w:id="154"/>
      <w:bookmarkEnd w:id="155"/>
      <w:bookmarkEnd w:id="156"/>
      <w:r w:rsidRPr="00FD2EA5">
        <w:rPr>
          <w:rFonts w:hint="eastAsia"/>
          <w:sz w:val="28"/>
          <w:szCs w:val="28"/>
        </w:rPr>
        <w:t>附件二：获取及应用标准</w:t>
      </w:r>
    </w:p>
    <w:p w14:paraId="7035107B" w14:textId="77777777" w:rsidR="00813CF4" w:rsidRDefault="00813CF4" w:rsidP="00813CF4">
      <w:pPr>
        <w:shd w:val="clear" w:color="auto" w:fill="FFFFFF"/>
        <w:spacing w:line="360" w:lineRule="atLeast"/>
        <w:ind w:firstLine="480"/>
        <w:rPr>
          <w:rFonts w:asciiTheme="minorEastAsia" w:hAnsiTheme="minorEastAsia" w:cs="Arial"/>
          <w:color w:val="333333"/>
          <w:szCs w:val="21"/>
        </w:rPr>
      </w:pPr>
    </w:p>
    <w:p w14:paraId="3EC64302" w14:textId="77777777" w:rsidR="00813CF4" w:rsidRPr="00FD2EA5" w:rsidRDefault="00C20976" w:rsidP="00FB6BA2">
      <w:pPr>
        <w:spacing w:line="360" w:lineRule="auto"/>
        <w:ind w:firstLineChars="200" w:firstLine="560"/>
        <w:rPr>
          <w:sz w:val="28"/>
          <w:szCs w:val="28"/>
        </w:rPr>
      </w:pPr>
      <w:r w:rsidRPr="00FD2EA5">
        <w:rPr>
          <w:rFonts w:hint="eastAsia"/>
          <w:sz w:val="28"/>
          <w:szCs w:val="28"/>
        </w:rPr>
        <w:t>该宪章自清华大学</w:t>
      </w:r>
      <w:r w:rsidRPr="00FD2EA5">
        <w:rPr>
          <w:rFonts w:hint="eastAsia"/>
          <w:sz w:val="28"/>
          <w:szCs w:val="28"/>
        </w:rPr>
        <w:t>2017</w:t>
      </w:r>
      <w:r w:rsidRPr="00FD2EA5">
        <w:rPr>
          <w:rFonts w:hint="eastAsia"/>
          <w:sz w:val="28"/>
          <w:szCs w:val="28"/>
        </w:rPr>
        <w:t>级</w:t>
      </w:r>
      <w:r w:rsidRPr="00FD2EA5">
        <w:rPr>
          <w:rFonts w:hint="eastAsia"/>
          <w:sz w:val="28"/>
          <w:szCs w:val="28"/>
        </w:rPr>
        <w:t>MEM</w:t>
      </w:r>
      <w:r w:rsidRPr="00FD2EA5">
        <w:rPr>
          <w:rFonts w:hint="eastAsia"/>
          <w:sz w:val="28"/>
          <w:szCs w:val="28"/>
        </w:rPr>
        <w:t>第一批</w:t>
      </w:r>
      <w:r w:rsidRPr="00FD2EA5">
        <w:rPr>
          <w:rFonts w:hint="eastAsia"/>
          <w:sz w:val="28"/>
          <w:szCs w:val="28"/>
        </w:rPr>
        <w:t>XLP</w:t>
      </w:r>
      <w:r w:rsidRPr="00FD2EA5">
        <w:rPr>
          <w:rFonts w:hint="eastAsia"/>
          <w:sz w:val="28"/>
          <w:szCs w:val="28"/>
        </w:rPr>
        <w:t>课程学习全体成员所属各班班长签署之日起生效。</w:t>
      </w:r>
    </w:p>
    <w:p w14:paraId="5705752C" w14:textId="77777777" w:rsidR="00944F69" w:rsidRDefault="00944F69">
      <w:pPr>
        <w:widowControl/>
        <w:jc w:val="left"/>
        <w:rPr>
          <w:rFonts w:ascii="Arial" w:hAnsi="Arial" w:cs="Arial"/>
          <w:color w:val="333333"/>
          <w:sz w:val="28"/>
          <w:szCs w:val="28"/>
        </w:rPr>
      </w:pPr>
      <w:r>
        <w:rPr>
          <w:rFonts w:ascii="Arial" w:hAnsi="Arial" w:cs="Arial"/>
          <w:color w:val="333333"/>
          <w:sz w:val="28"/>
          <w:szCs w:val="28"/>
        </w:rPr>
        <w:br w:type="page"/>
      </w:r>
    </w:p>
    <w:p w14:paraId="076D03D6" w14:textId="77777777" w:rsidR="00291A21" w:rsidRPr="00603C3C" w:rsidRDefault="00291A21" w:rsidP="00291A21">
      <w:pPr>
        <w:rPr>
          <w:b/>
          <w:sz w:val="32"/>
        </w:rPr>
      </w:pPr>
      <w:r w:rsidRPr="00603C3C">
        <w:rPr>
          <w:b/>
          <w:sz w:val="32"/>
        </w:rPr>
        <w:lastRenderedPageBreak/>
        <w:t>附录</w:t>
      </w:r>
      <w:r>
        <w:rPr>
          <w:b/>
          <w:sz w:val="32"/>
        </w:rPr>
        <w:t>一</w:t>
      </w:r>
      <w:r>
        <w:rPr>
          <w:rFonts w:hint="eastAsia"/>
          <w:b/>
          <w:sz w:val="32"/>
        </w:rPr>
        <w:t>：宪章编制</w:t>
      </w:r>
      <w:r>
        <w:rPr>
          <w:b/>
          <w:sz w:val="32"/>
        </w:rPr>
        <w:t>逻辑模型</w:t>
      </w:r>
    </w:p>
    <w:tbl>
      <w:tblPr>
        <w:tblStyle w:val="a5"/>
        <w:tblW w:w="9747" w:type="dxa"/>
        <w:tblInd w:w="-552" w:type="dxa"/>
        <w:tblLook w:val="04A0" w:firstRow="1" w:lastRow="0" w:firstColumn="1" w:lastColumn="0" w:noHBand="0" w:noVBand="1"/>
      </w:tblPr>
      <w:tblGrid>
        <w:gridCol w:w="959"/>
        <w:gridCol w:w="1686"/>
        <w:gridCol w:w="2268"/>
        <w:gridCol w:w="2268"/>
        <w:gridCol w:w="2566"/>
      </w:tblGrid>
      <w:tr w:rsidR="00291A21" w14:paraId="72786AB8" w14:textId="77777777" w:rsidTr="00F87494">
        <w:tc>
          <w:tcPr>
            <w:tcW w:w="959" w:type="dxa"/>
            <w:vAlign w:val="center"/>
          </w:tcPr>
          <w:p w14:paraId="7C38DCF7" w14:textId="77777777" w:rsidR="00291A21" w:rsidRPr="00CD673F" w:rsidRDefault="00291A21" w:rsidP="00F87494">
            <w:pPr>
              <w:jc w:val="center"/>
              <w:rPr>
                <w:b/>
              </w:rPr>
            </w:pPr>
            <w:r w:rsidRPr="00CD673F">
              <w:rPr>
                <w:rFonts w:hint="eastAsia"/>
                <w:b/>
              </w:rPr>
              <w:t>背景</w:t>
            </w:r>
          </w:p>
        </w:tc>
        <w:tc>
          <w:tcPr>
            <w:tcW w:w="8788" w:type="dxa"/>
            <w:gridSpan w:val="4"/>
            <w:vAlign w:val="center"/>
          </w:tcPr>
          <w:p w14:paraId="2C81E0B9" w14:textId="77777777" w:rsidR="00291A21" w:rsidRPr="009A1371" w:rsidRDefault="00291A21" w:rsidP="00F87494">
            <w:r w:rsidRPr="009A1371">
              <w:rPr>
                <w:rFonts w:hint="eastAsia"/>
              </w:rPr>
              <w:t>*</w:t>
            </w:r>
            <w:r w:rsidRPr="009A1371">
              <w:rPr>
                <w:rFonts w:hint="eastAsia"/>
              </w:rPr>
              <w:t>清华大学工程管理硕士入学新生对清华大学的学习环境、学习方法、同学资源、平台网络资源尚未了解。</w:t>
            </w:r>
          </w:p>
          <w:p w14:paraId="0D96EFC1" w14:textId="77777777" w:rsidR="00291A21" w:rsidRPr="00CD673F" w:rsidRDefault="00291A21" w:rsidP="00F87494">
            <w:r w:rsidRPr="009A1371">
              <w:rPr>
                <w:rFonts w:hint="eastAsia"/>
              </w:rPr>
              <w:t>*</w:t>
            </w:r>
            <w:r w:rsidRPr="009A1371">
              <w:rPr>
                <w:rFonts w:hint="eastAsia"/>
              </w:rPr>
              <w:t>尚未有一套完整的流程和规范将清华大学工程管理硕士的资源进行有效的利用和整合。</w:t>
            </w:r>
          </w:p>
        </w:tc>
      </w:tr>
      <w:tr w:rsidR="00291A21" w14:paraId="58386B21" w14:textId="77777777" w:rsidTr="00F87494">
        <w:tc>
          <w:tcPr>
            <w:tcW w:w="959" w:type="dxa"/>
            <w:vAlign w:val="center"/>
          </w:tcPr>
          <w:p w14:paraId="10A30A1C" w14:textId="77777777" w:rsidR="00291A21" w:rsidRPr="00CD673F" w:rsidRDefault="00291A21" w:rsidP="00F87494">
            <w:pPr>
              <w:jc w:val="center"/>
              <w:rPr>
                <w:b/>
              </w:rPr>
            </w:pPr>
            <w:r w:rsidRPr="00CD673F">
              <w:rPr>
                <w:rFonts w:hint="eastAsia"/>
                <w:b/>
              </w:rPr>
              <w:t>目标</w:t>
            </w:r>
          </w:p>
        </w:tc>
        <w:tc>
          <w:tcPr>
            <w:tcW w:w="8788" w:type="dxa"/>
            <w:gridSpan w:val="4"/>
            <w:vAlign w:val="center"/>
          </w:tcPr>
          <w:p w14:paraId="59C791FD" w14:textId="77777777" w:rsidR="00291A21" w:rsidRDefault="00291A21" w:rsidP="00F87494">
            <w:r w:rsidRPr="009A1371">
              <w:rPr>
                <w:rFonts w:hint="eastAsia"/>
              </w:rPr>
              <w:t>*</w:t>
            </w:r>
            <w:r w:rsidRPr="009A1371">
              <w:rPr>
                <w:rFonts w:hint="eastAsia"/>
              </w:rPr>
              <w:t>通过参加入学导引课，经历认识清华、认识自己、清华与我、并且经过审阅同班同学的简历主页等过程，留下为在清华大学优化学习过程的贡献，以充分利用和整合班级的资源完成各项任务和活动为目标完成班级宪章的建立，也为将来形成清华大学</w:t>
            </w:r>
            <w:r w:rsidRPr="009A1371">
              <w:rPr>
                <w:rFonts w:hint="eastAsia"/>
              </w:rPr>
              <w:t>MEM</w:t>
            </w:r>
            <w:r w:rsidRPr="009A1371">
              <w:rPr>
                <w:rFonts w:hint="eastAsia"/>
              </w:rPr>
              <w:t>宪章优化</w:t>
            </w:r>
            <w:r w:rsidRPr="009A1371">
              <w:rPr>
                <w:rFonts w:hint="eastAsia"/>
              </w:rPr>
              <w:t>MEM</w:t>
            </w:r>
            <w:r w:rsidRPr="009A1371">
              <w:rPr>
                <w:rFonts w:hint="eastAsia"/>
              </w:rPr>
              <w:t>资源利用和整合奠定好基础。</w:t>
            </w:r>
          </w:p>
        </w:tc>
      </w:tr>
      <w:tr w:rsidR="00291A21" w14:paraId="28F3BCC6" w14:textId="77777777" w:rsidTr="00F87494">
        <w:tc>
          <w:tcPr>
            <w:tcW w:w="2645" w:type="dxa"/>
            <w:gridSpan w:val="2"/>
            <w:vAlign w:val="center"/>
          </w:tcPr>
          <w:p w14:paraId="0772B120" w14:textId="77777777" w:rsidR="00291A21" w:rsidRPr="00CD673F" w:rsidRDefault="00291A21" w:rsidP="00F87494">
            <w:pPr>
              <w:jc w:val="center"/>
              <w:rPr>
                <w:b/>
              </w:rPr>
            </w:pPr>
            <w:r w:rsidRPr="00CD673F">
              <w:rPr>
                <w:rFonts w:hint="eastAsia"/>
                <w:b/>
              </w:rPr>
              <w:t>效果</w:t>
            </w:r>
          </w:p>
        </w:tc>
        <w:tc>
          <w:tcPr>
            <w:tcW w:w="2268" w:type="dxa"/>
            <w:vAlign w:val="center"/>
          </w:tcPr>
          <w:p w14:paraId="5601CDD3" w14:textId="77777777" w:rsidR="00291A21" w:rsidRPr="00CD673F" w:rsidRDefault="00291A21" w:rsidP="00F87494">
            <w:pPr>
              <w:jc w:val="center"/>
              <w:rPr>
                <w:b/>
              </w:rPr>
            </w:pPr>
            <w:r w:rsidRPr="00CD673F">
              <w:rPr>
                <w:rFonts w:hint="eastAsia"/>
                <w:b/>
              </w:rPr>
              <w:t>输出</w:t>
            </w:r>
          </w:p>
        </w:tc>
        <w:tc>
          <w:tcPr>
            <w:tcW w:w="2268" w:type="dxa"/>
            <w:vAlign w:val="center"/>
          </w:tcPr>
          <w:p w14:paraId="1E41F025" w14:textId="77777777" w:rsidR="00291A21" w:rsidRPr="00CD673F" w:rsidRDefault="00291A21" w:rsidP="00F87494">
            <w:pPr>
              <w:jc w:val="center"/>
              <w:rPr>
                <w:b/>
              </w:rPr>
            </w:pPr>
            <w:r w:rsidRPr="00CD673F">
              <w:rPr>
                <w:rFonts w:hint="eastAsia"/>
                <w:b/>
              </w:rPr>
              <w:t>过程</w:t>
            </w:r>
          </w:p>
        </w:tc>
        <w:tc>
          <w:tcPr>
            <w:tcW w:w="2566" w:type="dxa"/>
            <w:vAlign w:val="center"/>
          </w:tcPr>
          <w:p w14:paraId="62A682C5" w14:textId="77777777" w:rsidR="00291A21" w:rsidRPr="00CD673F" w:rsidRDefault="00291A21" w:rsidP="00F87494">
            <w:pPr>
              <w:jc w:val="center"/>
              <w:rPr>
                <w:b/>
              </w:rPr>
            </w:pPr>
            <w:r w:rsidRPr="00CD673F">
              <w:rPr>
                <w:rFonts w:hint="eastAsia"/>
                <w:b/>
              </w:rPr>
              <w:t>输入</w:t>
            </w:r>
          </w:p>
        </w:tc>
      </w:tr>
      <w:tr w:rsidR="00291A21" w14:paraId="2E9296B3" w14:textId="77777777" w:rsidTr="00F87494">
        <w:tc>
          <w:tcPr>
            <w:tcW w:w="2645" w:type="dxa"/>
            <w:gridSpan w:val="2"/>
            <w:vAlign w:val="center"/>
          </w:tcPr>
          <w:p w14:paraId="299DBF6A" w14:textId="77777777" w:rsidR="00291A21" w:rsidRPr="009A1371" w:rsidRDefault="00291A21" w:rsidP="00F87494">
            <w:r w:rsidRPr="009A1371">
              <w:rPr>
                <w:rFonts w:hint="eastAsia"/>
              </w:rPr>
              <w:t>*</w:t>
            </w:r>
            <w:r w:rsidRPr="009A1371">
              <w:rPr>
                <w:rFonts w:hint="eastAsia"/>
              </w:rPr>
              <w:t>建立</w:t>
            </w:r>
            <w:r w:rsidRPr="009A1371">
              <w:rPr>
                <w:rFonts w:hint="eastAsia"/>
              </w:rPr>
              <w:t>MEM</w:t>
            </w:r>
            <w:r w:rsidRPr="009A1371">
              <w:rPr>
                <w:rFonts w:hint="eastAsia"/>
              </w:rPr>
              <w:t>班级资源平台，当有需求时，能够迅速找到资源，并获得资源后台的有效支持。为</w:t>
            </w:r>
            <w:r w:rsidRPr="009A1371">
              <w:rPr>
                <w:rFonts w:hint="eastAsia"/>
              </w:rPr>
              <w:t>2017</w:t>
            </w:r>
            <w:r w:rsidRPr="009A1371">
              <w:rPr>
                <w:rFonts w:hint="eastAsia"/>
              </w:rPr>
              <w:t>级</w:t>
            </w:r>
            <w:r w:rsidRPr="009A1371">
              <w:rPr>
                <w:rFonts w:hint="eastAsia"/>
              </w:rPr>
              <w:t>MEM</w:t>
            </w:r>
            <w:r w:rsidRPr="009A1371">
              <w:rPr>
                <w:rFonts w:hint="eastAsia"/>
              </w:rPr>
              <w:t>新生形成可自我更新优化的社群网络提供规范。</w:t>
            </w:r>
          </w:p>
          <w:p w14:paraId="23C503ED" w14:textId="77777777" w:rsidR="00291A21" w:rsidRPr="009A1371" w:rsidRDefault="00291A21" w:rsidP="00F87494">
            <w:r w:rsidRPr="009A1371">
              <w:rPr>
                <w:rFonts w:hint="eastAsia"/>
              </w:rPr>
              <w:t>*</w:t>
            </w:r>
            <w:r w:rsidRPr="009A1371">
              <w:rPr>
                <w:rFonts w:hint="eastAsia"/>
              </w:rPr>
              <w:t>通过全球化、标准化的数据以及知识管理的工具，建立传承标准的学习工作流，以实现当有任务或者活动时，能够迅速找到合适的组织或成员，并按照流程在规定时间内按质按量完成任务或活动。</w:t>
            </w:r>
          </w:p>
          <w:p w14:paraId="58345A56" w14:textId="77777777" w:rsidR="00291A21" w:rsidRPr="00CD673F" w:rsidRDefault="00291A21" w:rsidP="00F87494">
            <w:r w:rsidRPr="009A1371">
              <w:rPr>
                <w:rFonts w:hint="eastAsia"/>
              </w:rPr>
              <w:t>*</w:t>
            </w:r>
            <w:r w:rsidRPr="009A1371">
              <w:rPr>
                <w:rFonts w:hint="eastAsia"/>
              </w:rPr>
              <w:t>班级宪章需要精简，易记，可落地实施。</w:t>
            </w:r>
          </w:p>
        </w:tc>
        <w:tc>
          <w:tcPr>
            <w:tcW w:w="2268" w:type="dxa"/>
            <w:vAlign w:val="center"/>
          </w:tcPr>
          <w:p w14:paraId="6B7A7AC5" w14:textId="77777777" w:rsidR="00291A21" w:rsidRPr="00CD673F" w:rsidRDefault="00291A21" w:rsidP="00F87494">
            <w:r w:rsidRPr="009A1371">
              <w:rPr>
                <w:rFonts w:hint="eastAsia"/>
              </w:rPr>
              <w:t>*2017</w:t>
            </w:r>
            <w:r w:rsidRPr="009A1371">
              <w:rPr>
                <w:rFonts w:hint="eastAsia"/>
              </w:rPr>
              <w:t>级清华</w:t>
            </w:r>
            <w:r w:rsidRPr="009A1371">
              <w:rPr>
                <w:rFonts w:hint="eastAsia"/>
              </w:rPr>
              <w:t>MEM</w:t>
            </w:r>
            <w:r w:rsidRPr="009A1371">
              <w:rPr>
                <w:rFonts w:hint="eastAsia"/>
              </w:rPr>
              <w:t>班级宪章，并且积累过程迭代版本。</w:t>
            </w:r>
          </w:p>
        </w:tc>
        <w:tc>
          <w:tcPr>
            <w:tcW w:w="2268" w:type="dxa"/>
            <w:vAlign w:val="center"/>
          </w:tcPr>
          <w:p w14:paraId="54C4B620" w14:textId="77777777" w:rsidR="00291A21" w:rsidRPr="009A1371" w:rsidRDefault="00291A21" w:rsidP="00F87494">
            <w:r w:rsidRPr="009A1371">
              <w:rPr>
                <w:rFonts w:hint="eastAsia"/>
              </w:rPr>
              <w:t>*</w:t>
            </w:r>
            <w:r w:rsidRPr="009A1371">
              <w:rPr>
                <w:rFonts w:hint="eastAsia"/>
              </w:rPr>
              <w:t>宪章架构搭建、内部逻辑关系及其内容概述。</w:t>
            </w:r>
          </w:p>
          <w:p w14:paraId="198BCC75" w14:textId="77777777" w:rsidR="00291A21" w:rsidRPr="009A1371" w:rsidRDefault="00291A21" w:rsidP="00F87494">
            <w:r w:rsidRPr="009A1371">
              <w:rPr>
                <w:rFonts w:hint="eastAsia"/>
              </w:rPr>
              <w:t>*</w:t>
            </w:r>
            <w:r w:rsidRPr="009A1371">
              <w:rPr>
                <w:rFonts w:hint="eastAsia"/>
              </w:rPr>
              <w:t>各模块内容的细则分解。</w:t>
            </w:r>
          </w:p>
          <w:p w14:paraId="232F6E63" w14:textId="77777777" w:rsidR="00291A21" w:rsidRPr="009A1371" w:rsidRDefault="00291A21" w:rsidP="00F87494">
            <w:r w:rsidRPr="009A1371">
              <w:rPr>
                <w:rFonts w:hint="eastAsia"/>
              </w:rPr>
              <w:t>*</w:t>
            </w:r>
            <w:r w:rsidRPr="009A1371">
              <w:rPr>
                <w:rFonts w:hint="eastAsia"/>
              </w:rPr>
              <w:t>各模块内容的整合，完成宪章初版。</w:t>
            </w:r>
          </w:p>
          <w:p w14:paraId="6DAA832F" w14:textId="77777777" w:rsidR="00291A21" w:rsidRPr="009A1371" w:rsidRDefault="00291A21" w:rsidP="00F87494">
            <w:r w:rsidRPr="009A1371">
              <w:rPr>
                <w:rFonts w:hint="eastAsia"/>
              </w:rPr>
              <w:t>*</w:t>
            </w:r>
            <w:r w:rsidRPr="009A1371">
              <w:rPr>
                <w:rFonts w:hint="eastAsia"/>
              </w:rPr>
              <w:t>宪章的修订，小组评审。</w:t>
            </w:r>
          </w:p>
          <w:p w14:paraId="41779D42" w14:textId="77777777" w:rsidR="00291A21" w:rsidRDefault="00291A21" w:rsidP="00F87494">
            <w:r w:rsidRPr="009A1371">
              <w:rPr>
                <w:rFonts w:hint="eastAsia"/>
              </w:rPr>
              <w:t>*</w:t>
            </w:r>
            <w:r w:rsidRPr="009A1371">
              <w:rPr>
                <w:rFonts w:hint="eastAsia"/>
              </w:rPr>
              <w:t>班级评审。</w:t>
            </w:r>
          </w:p>
        </w:tc>
        <w:tc>
          <w:tcPr>
            <w:tcW w:w="2566" w:type="dxa"/>
            <w:vAlign w:val="center"/>
          </w:tcPr>
          <w:p w14:paraId="24D8B822" w14:textId="77777777" w:rsidR="00291A21" w:rsidRPr="009A1371" w:rsidRDefault="00291A21" w:rsidP="00F87494">
            <w:r w:rsidRPr="009A1371">
              <w:rPr>
                <w:rFonts w:hint="eastAsia"/>
              </w:rPr>
              <w:t>*2017</w:t>
            </w:r>
            <w:r w:rsidRPr="009A1371">
              <w:rPr>
                <w:rFonts w:hint="eastAsia"/>
              </w:rPr>
              <w:t>清华</w:t>
            </w:r>
            <w:r w:rsidRPr="009A1371">
              <w:rPr>
                <w:rFonts w:hint="eastAsia"/>
              </w:rPr>
              <w:t>MEM</w:t>
            </w:r>
            <w:r w:rsidRPr="009A1371">
              <w:rPr>
                <w:rFonts w:hint="eastAsia"/>
              </w:rPr>
              <w:t>入学新生。</w:t>
            </w:r>
          </w:p>
          <w:p w14:paraId="291CAAF2" w14:textId="77777777" w:rsidR="00291A21" w:rsidRPr="009A1371" w:rsidRDefault="00291A21" w:rsidP="00F87494">
            <w:r w:rsidRPr="009A1371">
              <w:rPr>
                <w:rFonts w:hint="eastAsia"/>
              </w:rPr>
              <w:t>*</w:t>
            </w:r>
            <w:r w:rsidRPr="009A1371">
              <w:rPr>
                <w:rFonts w:hint="eastAsia"/>
              </w:rPr>
              <w:t>参考资料。</w:t>
            </w:r>
          </w:p>
          <w:p w14:paraId="4BD6E167" w14:textId="77777777" w:rsidR="00291A21" w:rsidRPr="009A1371" w:rsidRDefault="00291A21" w:rsidP="00F87494">
            <w:r w:rsidRPr="009A1371">
              <w:rPr>
                <w:rFonts w:hint="eastAsia"/>
              </w:rPr>
              <w:t>**</w:t>
            </w:r>
            <w:r w:rsidRPr="009A1371">
              <w:rPr>
                <w:rFonts w:hint="eastAsia"/>
              </w:rPr>
              <w:t>参考阅读：</w:t>
            </w:r>
            <w:r w:rsidRPr="009A1371">
              <w:rPr>
                <w:rFonts w:hint="eastAsia"/>
              </w:rPr>
              <w:t>2017</w:t>
            </w:r>
            <w:r w:rsidRPr="009A1371">
              <w:rPr>
                <w:rFonts w:hint="eastAsia"/>
              </w:rPr>
              <w:t>级社群画布指导书译文版、</w:t>
            </w:r>
            <w:r w:rsidRPr="009A1371">
              <w:rPr>
                <w:rFonts w:hint="eastAsia"/>
              </w:rPr>
              <w:t>2016</w:t>
            </w:r>
            <w:r w:rsidRPr="009A1371">
              <w:rPr>
                <w:rFonts w:hint="eastAsia"/>
              </w:rPr>
              <w:t>级合弄制中文版等。</w:t>
            </w:r>
          </w:p>
          <w:p w14:paraId="0D91FDF1" w14:textId="77777777" w:rsidR="00291A21" w:rsidRPr="009A1371" w:rsidRDefault="00291A21" w:rsidP="00F87494">
            <w:r w:rsidRPr="009A1371">
              <w:rPr>
                <w:rFonts w:hint="eastAsia"/>
              </w:rPr>
              <w:t>**</w:t>
            </w:r>
            <w:r w:rsidRPr="009A1371">
              <w:rPr>
                <w:rFonts w:hint="eastAsia"/>
              </w:rPr>
              <w:t>学员兴趣、优势收集。</w:t>
            </w:r>
          </w:p>
          <w:p w14:paraId="34C7D201" w14:textId="77777777" w:rsidR="00291A21" w:rsidRPr="009A1371" w:rsidRDefault="00291A21" w:rsidP="00F87494">
            <w:r w:rsidRPr="009A1371">
              <w:rPr>
                <w:rFonts w:hint="eastAsia"/>
              </w:rPr>
              <w:t>**</w:t>
            </w:r>
            <w:r w:rsidRPr="009A1371">
              <w:rPr>
                <w:rFonts w:hint="eastAsia"/>
              </w:rPr>
              <w:t>软件支持：</w:t>
            </w:r>
            <w:r w:rsidRPr="009A1371">
              <w:rPr>
                <w:rFonts w:hint="eastAsia"/>
              </w:rPr>
              <w:t>wiki</w:t>
            </w:r>
            <w:r w:rsidRPr="009A1371">
              <w:rPr>
                <w:rFonts w:hint="eastAsia"/>
              </w:rPr>
              <w:t>。</w:t>
            </w:r>
          </w:p>
          <w:p w14:paraId="70D046D4" w14:textId="77777777" w:rsidR="00291A21" w:rsidRPr="009A1371" w:rsidRDefault="00291A21" w:rsidP="00F87494">
            <w:r w:rsidRPr="009A1371">
              <w:rPr>
                <w:rFonts w:hint="eastAsia"/>
              </w:rPr>
              <w:t>**</w:t>
            </w:r>
            <w:r w:rsidRPr="009A1371">
              <w:rPr>
                <w:rFonts w:hint="eastAsia"/>
              </w:rPr>
              <w:t>环境：现场教学环境。</w:t>
            </w:r>
          </w:p>
          <w:p w14:paraId="013A2463" w14:textId="77777777" w:rsidR="00291A21" w:rsidRDefault="00291A21" w:rsidP="00F87494">
            <w:pPr>
              <w:jc w:val="center"/>
            </w:pPr>
          </w:p>
        </w:tc>
      </w:tr>
      <w:tr w:rsidR="00291A21" w14:paraId="6CAD85E4" w14:textId="77777777" w:rsidTr="00F87494">
        <w:tc>
          <w:tcPr>
            <w:tcW w:w="2645" w:type="dxa"/>
            <w:gridSpan w:val="2"/>
            <w:vAlign w:val="center"/>
          </w:tcPr>
          <w:p w14:paraId="48AC155D" w14:textId="77777777" w:rsidR="00291A21" w:rsidRPr="00CD673F" w:rsidRDefault="00291A21" w:rsidP="00F87494">
            <w:pPr>
              <w:jc w:val="center"/>
              <w:rPr>
                <w:b/>
              </w:rPr>
            </w:pPr>
            <w:r w:rsidRPr="00CD673F">
              <w:rPr>
                <w:rFonts w:hint="eastAsia"/>
                <w:b/>
              </w:rPr>
              <w:t>外部因素</w:t>
            </w:r>
          </w:p>
        </w:tc>
        <w:tc>
          <w:tcPr>
            <w:tcW w:w="7102" w:type="dxa"/>
            <w:gridSpan w:val="3"/>
            <w:vAlign w:val="center"/>
          </w:tcPr>
          <w:p w14:paraId="0CBC68F1" w14:textId="77777777" w:rsidR="00291A21" w:rsidRPr="009A1371" w:rsidRDefault="00291A21" w:rsidP="00F87494">
            <w:r w:rsidRPr="009A1371">
              <w:rPr>
                <w:rFonts w:hint="eastAsia"/>
              </w:rPr>
              <w:t>*</w:t>
            </w:r>
            <w:r w:rsidRPr="009A1371">
              <w:rPr>
                <w:rFonts w:hint="eastAsia"/>
              </w:rPr>
              <w:t>同学间的背景差异所引起的不同的认知体系和学习方法。</w:t>
            </w:r>
          </w:p>
          <w:p w14:paraId="3312A0BF" w14:textId="77777777" w:rsidR="00291A21" w:rsidRPr="00CD673F" w:rsidRDefault="00291A21" w:rsidP="00F87494">
            <w:r w:rsidRPr="009A1371">
              <w:rPr>
                <w:rFonts w:hint="eastAsia"/>
              </w:rPr>
              <w:t>*</w:t>
            </w:r>
            <w:r w:rsidRPr="009A1371">
              <w:rPr>
                <w:rFonts w:hint="eastAsia"/>
              </w:rPr>
              <w:t>物理空间、网络等不稳定因素。</w:t>
            </w:r>
          </w:p>
        </w:tc>
      </w:tr>
    </w:tbl>
    <w:p w14:paraId="57F6791B" w14:textId="77777777" w:rsidR="00291A21" w:rsidRDefault="00291A21" w:rsidP="00291A21"/>
    <w:tbl>
      <w:tblPr>
        <w:tblStyle w:val="a5"/>
        <w:tblW w:w="9747" w:type="dxa"/>
        <w:tblInd w:w="-552" w:type="dxa"/>
        <w:tblLook w:val="04A0" w:firstRow="1" w:lastRow="0" w:firstColumn="1" w:lastColumn="0" w:noHBand="0" w:noVBand="1"/>
      </w:tblPr>
      <w:tblGrid>
        <w:gridCol w:w="959"/>
        <w:gridCol w:w="1686"/>
        <w:gridCol w:w="2268"/>
        <w:gridCol w:w="2268"/>
        <w:gridCol w:w="2566"/>
      </w:tblGrid>
      <w:tr w:rsidR="00E603CE" w14:paraId="5EF5F9D6" w14:textId="77777777" w:rsidTr="00E603CE">
        <w:trPr>
          <w:ins w:id="157" w:author="周鹏 zhoupeng" w:date="2017-09-15T22:07:00Z"/>
        </w:trPr>
        <w:tc>
          <w:tcPr>
            <w:tcW w:w="959" w:type="dxa"/>
            <w:tcBorders>
              <w:top w:val="single" w:sz="4" w:space="0" w:color="auto"/>
              <w:left w:val="single" w:sz="4" w:space="0" w:color="auto"/>
              <w:bottom w:val="single" w:sz="4" w:space="0" w:color="auto"/>
              <w:right w:val="single" w:sz="4" w:space="0" w:color="auto"/>
            </w:tcBorders>
            <w:vAlign w:val="center"/>
            <w:hideMark/>
          </w:tcPr>
          <w:p w14:paraId="2590F5A0" w14:textId="77777777" w:rsidR="00E603CE" w:rsidRDefault="00E603CE">
            <w:pPr>
              <w:jc w:val="center"/>
              <w:rPr>
                <w:ins w:id="158" w:author="周鹏 zhoupeng" w:date="2017-09-15T22:07:00Z"/>
                <w:b/>
                <w:kern w:val="0"/>
                <w:sz w:val="20"/>
                <w:szCs w:val="20"/>
              </w:rPr>
            </w:pPr>
            <w:ins w:id="159" w:author="周鹏 zhoupeng" w:date="2017-09-15T22:07:00Z">
              <w:r>
                <w:rPr>
                  <w:rFonts w:hint="eastAsia"/>
                  <w:b/>
                  <w:kern w:val="0"/>
                  <w:sz w:val="20"/>
                  <w:szCs w:val="20"/>
                </w:rPr>
                <w:t>背景</w:t>
              </w:r>
            </w:ins>
          </w:p>
        </w:tc>
        <w:tc>
          <w:tcPr>
            <w:tcW w:w="8788" w:type="dxa"/>
            <w:gridSpan w:val="4"/>
            <w:tcBorders>
              <w:top w:val="single" w:sz="4" w:space="0" w:color="auto"/>
              <w:left w:val="single" w:sz="4" w:space="0" w:color="auto"/>
              <w:bottom w:val="single" w:sz="4" w:space="0" w:color="auto"/>
              <w:right w:val="single" w:sz="4" w:space="0" w:color="auto"/>
            </w:tcBorders>
            <w:vAlign w:val="center"/>
            <w:hideMark/>
          </w:tcPr>
          <w:p w14:paraId="452BB56B" w14:textId="77777777" w:rsidR="00E603CE" w:rsidRDefault="00E603CE">
            <w:pPr>
              <w:rPr>
                <w:ins w:id="160" w:author="周鹏 zhoupeng" w:date="2017-09-15T22:07:00Z"/>
                <w:kern w:val="0"/>
                <w:sz w:val="20"/>
                <w:szCs w:val="20"/>
              </w:rPr>
            </w:pPr>
            <w:ins w:id="161" w:author="周鹏 zhoupeng" w:date="2017-09-15T22:07:00Z">
              <w:r>
                <w:rPr>
                  <w:kern w:val="0"/>
                  <w:sz w:val="20"/>
                  <w:szCs w:val="20"/>
                </w:rPr>
                <w:t>*</w:t>
              </w:r>
              <w:r>
                <w:rPr>
                  <w:rFonts w:hint="eastAsia"/>
                  <w:kern w:val="0"/>
                  <w:sz w:val="20"/>
                  <w:szCs w:val="20"/>
                </w:rPr>
                <w:t>清华大学工程管理硕士入学新生对清华大学的学习环境、学习方法、同学资源、平台网络资源尚未了解。</w:t>
              </w:r>
            </w:ins>
          </w:p>
          <w:p w14:paraId="38DBAFD9" w14:textId="77777777" w:rsidR="00E603CE" w:rsidRDefault="00E603CE">
            <w:pPr>
              <w:rPr>
                <w:ins w:id="162" w:author="周鹏 zhoupeng" w:date="2017-09-15T22:07:00Z"/>
                <w:kern w:val="0"/>
                <w:sz w:val="20"/>
                <w:szCs w:val="20"/>
              </w:rPr>
            </w:pPr>
            <w:ins w:id="163" w:author="周鹏 zhoupeng" w:date="2017-09-15T22:07:00Z">
              <w:r>
                <w:rPr>
                  <w:rFonts w:hint="eastAsia"/>
                  <w:kern w:val="0"/>
                  <w:sz w:val="20"/>
                  <w:szCs w:val="20"/>
                </w:rPr>
                <w:t>清华大学工程管理硕士</w:t>
              </w:r>
              <w:r>
                <w:rPr>
                  <w:rFonts w:hint="eastAsia"/>
                  <w:color w:val="FF0000"/>
                  <w:kern w:val="0"/>
                  <w:sz w:val="20"/>
                  <w:szCs w:val="20"/>
                </w:rPr>
                <w:t>的学习需要对相关</w:t>
              </w:r>
              <w:r>
                <w:rPr>
                  <w:rFonts w:hint="eastAsia"/>
                  <w:kern w:val="0"/>
                  <w:sz w:val="20"/>
                  <w:szCs w:val="20"/>
                </w:rPr>
                <w:t>的资源进行有效的利用和整合，</w:t>
              </w:r>
              <w:r>
                <w:rPr>
                  <w:rFonts w:hint="eastAsia"/>
                  <w:color w:val="FF0000"/>
                  <w:kern w:val="0"/>
                  <w:sz w:val="20"/>
                  <w:szCs w:val="20"/>
                </w:rPr>
                <w:t>并建立一套完整的流程和规范</w:t>
              </w:r>
              <w:r>
                <w:rPr>
                  <w:rFonts w:hint="eastAsia"/>
                  <w:kern w:val="0"/>
                  <w:sz w:val="20"/>
                  <w:szCs w:val="20"/>
                </w:rPr>
                <w:t>。</w:t>
              </w:r>
            </w:ins>
          </w:p>
        </w:tc>
      </w:tr>
      <w:tr w:rsidR="00E603CE" w14:paraId="26F97E0B" w14:textId="77777777" w:rsidTr="00E603CE">
        <w:trPr>
          <w:ins w:id="164" w:author="周鹏 zhoupeng" w:date="2017-09-15T22:07:00Z"/>
        </w:trPr>
        <w:tc>
          <w:tcPr>
            <w:tcW w:w="959" w:type="dxa"/>
            <w:tcBorders>
              <w:top w:val="single" w:sz="4" w:space="0" w:color="auto"/>
              <w:left w:val="single" w:sz="4" w:space="0" w:color="auto"/>
              <w:bottom w:val="single" w:sz="4" w:space="0" w:color="auto"/>
              <w:right w:val="single" w:sz="4" w:space="0" w:color="auto"/>
            </w:tcBorders>
            <w:vAlign w:val="center"/>
            <w:hideMark/>
          </w:tcPr>
          <w:p w14:paraId="1D7E7710" w14:textId="77777777" w:rsidR="00E603CE" w:rsidRDefault="00E603CE">
            <w:pPr>
              <w:jc w:val="center"/>
              <w:rPr>
                <w:ins w:id="165" w:author="周鹏 zhoupeng" w:date="2017-09-15T22:07:00Z"/>
                <w:b/>
                <w:kern w:val="0"/>
                <w:sz w:val="20"/>
                <w:szCs w:val="20"/>
              </w:rPr>
            </w:pPr>
            <w:ins w:id="166" w:author="周鹏 zhoupeng" w:date="2017-09-15T22:07:00Z">
              <w:r>
                <w:rPr>
                  <w:rFonts w:hint="eastAsia"/>
                  <w:b/>
                  <w:kern w:val="0"/>
                  <w:sz w:val="20"/>
                  <w:szCs w:val="20"/>
                </w:rPr>
                <w:t>目标</w:t>
              </w:r>
            </w:ins>
          </w:p>
        </w:tc>
        <w:tc>
          <w:tcPr>
            <w:tcW w:w="8788" w:type="dxa"/>
            <w:gridSpan w:val="4"/>
            <w:tcBorders>
              <w:top w:val="single" w:sz="4" w:space="0" w:color="auto"/>
              <w:left w:val="single" w:sz="4" w:space="0" w:color="auto"/>
              <w:bottom w:val="single" w:sz="4" w:space="0" w:color="auto"/>
              <w:right w:val="single" w:sz="4" w:space="0" w:color="auto"/>
            </w:tcBorders>
            <w:vAlign w:val="center"/>
            <w:hideMark/>
          </w:tcPr>
          <w:p w14:paraId="17AA5F01" w14:textId="77777777" w:rsidR="00E603CE" w:rsidRDefault="00E603CE">
            <w:pPr>
              <w:rPr>
                <w:ins w:id="167" w:author="周鹏 zhoupeng" w:date="2017-09-15T22:07:00Z"/>
                <w:kern w:val="0"/>
                <w:sz w:val="20"/>
                <w:szCs w:val="20"/>
              </w:rPr>
            </w:pPr>
            <w:ins w:id="168" w:author="周鹏 zhoupeng" w:date="2017-09-15T22:07:00Z">
              <w:r>
                <w:rPr>
                  <w:kern w:val="0"/>
                  <w:sz w:val="20"/>
                  <w:szCs w:val="20"/>
                </w:rPr>
                <w:t>*</w:t>
              </w:r>
              <w:r>
                <w:rPr>
                  <w:rFonts w:hint="eastAsia"/>
                  <w:color w:val="FF0000"/>
                  <w:kern w:val="0"/>
                  <w:sz w:val="20"/>
                  <w:szCs w:val="20"/>
                </w:rPr>
                <w:t>短期：</w:t>
              </w:r>
              <w:r>
                <w:rPr>
                  <w:rFonts w:hint="eastAsia"/>
                  <w:kern w:val="0"/>
                  <w:sz w:val="20"/>
                  <w:szCs w:val="20"/>
                </w:rPr>
                <w:t>通过参加入学导引课，经历认识清华、认识自己、清华与我、并且经过审阅同班同学的简历主页等过程，留下为在清华大学优化学习过程的贡献，以充分利用和整合班级的资源完成各项任务和活动为目标完成班级宪章的建立。</w:t>
              </w:r>
            </w:ins>
          </w:p>
          <w:p w14:paraId="7E0B7A0F" w14:textId="77777777" w:rsidR="00E603CE" w:rsidRDefault="00E603CE">
            <w:pPr>
              <w:rPr>
                <w:ins w:id="169" w:author="周鹏 zhoupeng" w:date="2017-09-15T22:07:00Z"/>
                <w:color w:val="FF0000"/>
                <w:kern w:val="0"/>
                <w:sz w:val="20"/>
                <w:szCs w:val="20"/>
              </w:rPr>
            </w:pPr>
            <w:ins w:id="170" w:author="周鹏 zhoupeng" w:date="2017-09-15T22:07:00Z">
              <w:r>
                <w:rPr>
                  <w:color w:val="FF0000"/>
                  <w:kern w:val="0"/>
                  <w:sz w:val="20"/>
                  <w:szCs w:val="20"/>
                </w:rPr>
                <w:t>*</w:t>
              </w:r>
              <w:r>
                <w:rPr>
                  <w:rFonts w:hint="eastAsia"/>
                  <w:color w:val="FF0000"/>
                  <w:kern w:val="0"/>
                  <w:sz w:val="20"/>
                  <w:szCs w:val="20"/>
                </w:rPr>
                <w:t>中期：通过宪章，指导清华</w:t>
              </w:r>
              <w:r>
                <w:rPr>
                  <w:color w:val="FF0000"/>
                  <w:kern w:val="0"/>
                  <w:sz w:val="20"/>
                  <w:szCs w:val="20"/>
                </w:rPr>
                <w:t>MEM</w:t>
              </w:r>
              <w:r>
                <w:rPr>
                  <w:rFonts w:hint="eastAsia"/>
                  <w:color w:val="FF0000"/>
                  <w:kern w:val="0"/>
                  <w:sz w:val="20"/>
                  <w:szCs w:val="20"/>
                </w:rPr>
                <w:t>两年的学习生活。</w:t>
              </w:r>
            </w:ins>
          </w:p>
          <w:p w14:paraId="19568358" w14:textId="77777777" w:rsidR="00E603CE" w:rsidRDefault="00E603CE" w:rsidP="00E603CE">
            <w:pPr>
              <w:rPr>
                <w:ins w:id="171" w:author="周鹏 zhoupeng" w:date="2017-09-15T22:07:00Z"/>
                <w:kern w:val="0"/>
                <w:sz w:val="20"/>
                <w:szCs w:val="20"/>
              </w:rPr>
            </w:pPr>
            <w:ins w:id="172" w:author="周鹏 zhoupeng" w:date="2017-09-15T22:07:00Z">
              <w:r>
                <w:rPr>
                  <w:kern w:val="0"/>
                  <w:sz w:val="20"/>
                  <w:szCs w:val="20"/>
                </w:rPr>
                <w:t>*</w:t>
              </w:r>
              <w:r>
                <w:rPr>
                  <w:rFonts w:hint="eastAsia"/>
                  <w:color w:val="FF0000"/>
                  <w:kern w:val="0"/>
                  <w:sz w:val="20"/>
                  <w:szCs w:val="20"/>
                </w:rPr>
                <w:t>长期：</w:t>
              </w:r>
              <w:r>
                <w:rPr>
                  <w:rFonts w:hint="eastAsia"/>
                  <w:kern w:val="0"/>
                  <w:sz w:val="20"/>
                  <w:szCs w:val="20"/>
                </w:rPr>
                <w:t>也为将来形成清华大学</w:t>
              </w:r>
              <w:r>
                <w:rPr>
                  <w:kern w:val="0"/>
                  <w:sz w:val="20"/>
                  <w:szCs w:val="20"/>
                </w:rPr>
                <w:t>MEM</w:t>
              </w:r>
              <w:r>
                <w:rPr>
                  <w:rFonts w:hint="eastAsia"/>
                  <w:kern w:val="0"/>
                  <w:sz w:val="20"/>
                  <w:szCs w:val="20"/>
                </w:rPr>
                <w:t>宪章，优化</w:t>
              </w:r>
              <w:r>
                <w:rPr>
                  <w:kern w:val="0"/>
                  <w:sz w:val="20"/>
                  <w:szCs w:val="20"/>
                </w:rPr>
                <w:t>MEM</w:t>
              </w:r>
              <w:r>
                <w:rPr>
                  <w:rFonts w:hint="eastAsia"/>
                  <w:kern w:val="0"/>
                  <w:sz w:val="20"/>
                  <w:szCs w:val="20"/>
                </w:rPr>
                <w:t>资源利用和整合</w:t>
              </w:r>
              <w:r>
                <w:rPr>
                  <w:rFonts w:hint="eastAsia"/>
                  <w:color w:val="FF0000"/>
                  <w:kern w:val="0"/>
                  <w:sz w:val="20"/>
                  <w:szCs w:val="20"/>
                </w:rPr>
                <w:t>加强学生、老师与学校之间的沟通互动，为学生提供更好的学习体验和收获，树立和发展</w:t>
              </w:r>
              <w:r>
                <w:rPr>
                  <w:color w:val="FF0000"/>
                  <w:kern w:val="0"/>
                  <w:sz w:val="20"/>
                  <w:szCs w:val="20"/>
                </w:rPr>
                <w:t>MEM</w:t>
              </w:r>
              <w:r>
                <w:rPr>
                  <w:rFonts w:hint="eastAsia"/>
                  <w:color w:val="FF0000"/>
                  <w:kern w:val="0"/>
                  <w:sz w:val="20"/>
                  <w:szCs w:val="20"/>
                </w:rPr>
                <w:t>平台</w:t>
              </w:r>
              <w:r>
                <w:rPr>
                  <w:rFonts w:hint="eastAsia"/>
                  <w:kern w:val="0"/>
                  <w:sz w:val="20"/>
                  <w:szCs w:val="20"/>
                </w:rPr>
                <w:t>。</w:t>
              </w:r>
            </w:ins>
          </w:p>
        </w:tc>
      </w:tr>
      <w:tr w:rsidR="00E603CE" w14:paraId="66E6940D" w14:textId="77777777" w:rsidTr="00E603CE">
        <w:trPr>
          <w:ins w:id="173" w:author="周鹏 zhoupeng" w:date="2017-09-15T22:07:00Z"/>
        </w:trPr>
        <w:tc>
          <w:tcPr>
            <w:tcW w:w="2645" w:type="dxa"/>
            <w:gridSpan w:val="2"/>
            <w:tcBorders>
              <w:top w:val="single" w:sz="4" w:space="0" w:color="auto"/>
              <w:left w:val="single" w:sz="4" w:space="0" w:color="auto"/>
              <w:bottom w:val="single" w:sz="4" w:space="0" w:color="auto"/>
              <w:right w:val="single" w:sz="4" w:space="0" w:color="auto"/>
            </w:tcBorders>
            <w:vAlign w:val="center"/>
            <w:hideMark/>
          </w:tcPr>
          <w:p w14:paraId="4C6532E1" w14:textId="77777777" w:rsidR="00E603CE" w:rsidRDefault="00E603CE">
            <w:pPr>
              <w:jc w:val="center"/>
              <w:rPr>
                <w:ins w:id="174" w:author="周鹏 zhoupeng" w:date="2017-09-15T22:07:00Z"/>
                <w:b/>
                <w:kern w:val="0"/>
                <w:sz w:val="20"/>
                <w:szCs w:val="20"/>
              </w:rPr>
            </w:pPr>
            <w:ins w:id="175" w:author="周鹏 zhoupeng" w:date="2017-09-15T22:07:00Z">
              <w:r>
                <w:rPr>
                  <w:rFonts w:hint="eastAsia"/>
                  <w:b/>
                  <w:kern w:val="0"/>
                  <w:sz w:val="20"/>
                  <w:szCs w:val="20"/>
                </w:rPr>
                <w:t>效果</w:t>
              </w:r>
            </w:ins>
          </w:p>
        </w:tc>
        <w:tc>
          <w:tcPr>
            <w:tcW w:w="2268" w:type="dxa"/>
            <w:tcBorders>
              <w:top w:val="single" w:sz="4" w:space="0" w:color="auto"/>
              <w:left w:val="single" w:sz="4" w:space="0" w:color="auto"/>
              <w:bottom w:val="single" w:sz="4" w:space="0" w:color="auto"/>
              <w:right w:val="single" w:sz="4" w:space="0" w:color="auto"/>
            </w:tcBorders>
            <w:vAlign w:val="center"/>
            <w:hideMark/>
          </w:tcPr>
          <w:p w14:paraId="615DB522" w14:textId="77777777" w:rsidR="00E603CE" w:rsidRDefault="00E603CE">
            <w:pPr>
              <w:jc w:val="center"/>
              <w:rPr>
                <w:ins w:id="176" w:author="周鹏 zhoupeng" w:date="2017-09-15T22:07:00Z"/>
                <w:b/>
                <w:kern w:val="0"/>
                <w:sz w:val="20"/>
                <w:szCs w:val="20"/>
              </w:rPr>
            </w:pPr>
            <w:ins w:id="177" w:author="周鹏 zhoupeng" w:date="2017-09-15T22:07:00Z">
              <w:r>
                <w:rPr>
                  <w:rFonts w:hint="eastAsia"/>
                  <w:b/>
                  <w:kern w:val="0"/>
                  <w:sz w:val="20"/>
                  <w:szCs w:val="20"/>
                </w:rPr>
                <w:t>输出</w:t>
              </w:r>
            </w:ins>
          </w:p>
        </w:tc>
        <w:tc>
          <w:tcPr>
            <w:tcW w:w="2268" w:type="dxa"/>
            <w:tcBorders>
              <w:top w:val="single" w:sz="4" w:space="0" w:color="auto"/>
              <w:left w:val="single" w:sz="4" w:space="0" w:color="auto"/>
              <w:bottom w:val="single" w:sz="4" w:space="0" w:color="auto"/>
              <w:right w:val="single" w:sz="4" w:space="0" w:color="auto"/>
            </w:tcBorders>
            <w:vAlign w:val="center"/>
            <w:hideMark/>
          </w:tcPr>
          <w:p w14:paraId="62FAB98F" w14:textId="77777777" w:rsidR="00E603CE" w:rsidRDefault="00E603CE">
            <w:pPr>
              <w:jc w:val="center"/>
              <w:rPr>
                <w:ins w:id="178" w:author="周鹏 zhoupeng" w:date="2017-09-15T22:07:00Z"/>
                <w:b/>
                <w:kern w:val="0"/>
                <w:sz w:val="20"/>
                <w:szCs w:val="20"/>
              </w:rPr>
            </w:pPr>
            <w:ins w:id="179" w:author="周鹏 zhoupeng" w:date="2017-09-15T22:07:00Z">
              <w:r>
                <w:rPr>
                  <w:rFonts w:hint="eastAsia"/>
                  <w:b/>
                  <w:kern w:val="0"/>
                  <w:sz w:val="20"/>
                  <w:szCs w:val="20"/>
                </w:rPr>
                <w:t>过程</w:t>
              </w:r>
            </w:ins>
          </w:p>
        </w:tc>
        <w:tc>
          <w:tcPr>
            <w:tcW w:w="2566" w:type="dxa"/>
            <w:tcBorders>
              <w:top w:val="single" w:sz="4" w:space="0" w:color="auto"/>
              <w:left w:val="single" w:sz="4" w:space="0" w:color="auto"/>
              <w:bottom w:val="single" w:sz="4" w:space="0" w:color="auto"/>
              <w:right w:val="single" w:sz="4" w:space="0" w:color="auto"/>
            </w:tcBorders>
            <w:vAlign w:val="center"/>
            <w:hideMark/>
          </w:tcPr>
          <w:p w14:paraId="47AD857B" w14:textId="77777777" w:rsidR="00E603CE" w:rsidRDefault="00E603CE">
            <w:pPr>
              <w:jc w:val="center"/>
              <w:rPr>
                <w:ins w:id="180" w:author="周鹏 zhoupeng" w:date="2017-09-15T22:07:00Z"/>
                <w:b/>
                <w:kern w:val="0"/>
                <w:sz w:val="20"/>
                <w:szCs w:val="20"/>
              </w:rPr>
            </w:pPr>
            <w:ins w:id="181" w:author="周鹏 zhoupeng" w:date="2017-09-15T22:07:00Z">
              <w:r>
                <w:rPr>
                  <w:rFonts w:hint="eastAsia"/>
                  <w:b/>
                  <w:kern w:val="0"/>
                  <w:sz w:val="20"/>
                  <w:szCs w:val="20"/>
                </w:rPr>
                <w:t>输入</w:t>
              </w:r>
            </w:ins>
          </w:p>
        </w:tc>
      </w:tr>
      <w:tr w:rsidR="00E603CE" w14:paraId="415E2070" w14:textId="77777777" w:rsidTr="00E603CE">
        <w:trPr>
          <w:ins w:id="182" w:author="周鹏 zhoupeng" w:date="2017-09-15T22:07:00Z"/>
        </w:trPr>
        <w:tc>
          <w:tcPr>
            <w:tcW w:w="2645" w:type="dxa"/>
            <w:gridSpan w:val="2"/>
            <w:tcBorders>
              <w:top w:val="single" w:sz="4" w:space="0" w:color="auto"/>
              <w:left w:val="single" w:sz="4" w:space="0" w:color="auto"/>
              <w:bottom w:val="single" w:sz="4" w:space="0" w:color="auto"/>
              <w:right w:val="single" w:sz="4" w:space="0" w:color="auto"/>
            </w:tcBorders>
            <w:vAlign w:val="center"/>
            <w:hideMark/>
          </w:tcPr>
          <w:p w14:paraId="36CAA4CB" w14:textId="77777777" w:rsidR="00E603CE" w:rsidRDefault="00E603CE">
            <w:pPr>
              <w:rPr>
                <w:ins w:id="183" w:author="周鹏 zhoupeng" w:date="2017-09-15T22:07:00Z"/>
                <w:color w:val="FF0000"/>
                <w:kern w:val="0"/>
                <w:sz w:val="20"/>
                <w:szCs w:val="20"/>
              </w:rPr>
            </w:pPr>
            <w:ins w:id="184" w:author="周鹏 zhoupeng" w:date="2017-09-15T22:07:00Z">
              <w:r>
                <w:rPr>
                  <w:kern w:val="0"/>
                  <w:sz w:val="20"/>
                  <w:szCs w:val="20"/>
                </w:rPr>
                <w:t>*</w:t>
              </w:r>
              <w:r>
                <w:rPr>
                  <w:rFonts w:hint="eastAsia"/>
                  <w:color w:val="FF0000"/>
                  <w:kern w:val="0"/>
                  <w:sz w:val="20"/>
                  <w:szCs w:val="20"/>
                </w:rPr>
                <w:t>树立</w:t>
              </w:r>
              <w:r>
                <w:rPr>
                  <w:color w:val="FF0000"/>
                  <w:kern w:val="0"/>
                  <w:sz w:val="20"/>
                  <w:szCs w:val="20"/>
                </w:rPr>
                <w:t>MEM</w:t>
              </w:r>
              <w:r>
                <w:rPr>
                  <w:rFonts w:hint="eastAsia"/>
                  <w:color w:val="FF0000"/>
                  <w:kern w:val="0"/>
                  <w:sz w:val="20"/>
                  <w:szCs w:val="20"/>
                </w:rPr>
                <w:t>的品牌</w:t>
              </w:r>
            </w:ins>
          </w:p>
          <w:p w14:paraId="1720D312" w14:textId="77777777" w:rsidR="00E603CE" w:rsidRDefault="00E603CE">
            <w:pPr>
              <w:rPr>
                <w:ins w:id="185" w:author="周鹏 zhoupeng" w:date="2017-09-15T22:07:00Z"/>
                <w:kern w:val="0"/>
                <w:sz w:val="20"/>
                <w:szCs w:val="20"/>
              </w:rPr>
            </w:pPr>
            <w:ins w:id="186" w:author="周鹏 zhoupeng" w:date="2017-09-15T22:07:00Z">
              <w:r>
                <w:rPr>
                  <w:kern w:val="0"/>
                  <w:sz w:val="20"/>
                  <w:szCs w:val="20"/>
                </w:rPr>
                <w:t>*</w:t>
              </w:r>
              <w:r>
                <w:rPr>
                  <w:rFonts w:hint="eastAsia"/>
                  <w:kern w:val="0"/>
                  <w:sz w:val="20"/>
                  <w:szCs w:val="20"/>
                </w:rPr>
                <w:t>建立</w:t>
              </w:r>
              <w:r>
                <w:rPr>
                  <w:kern w:val="0"/>
                  <w:sz w:val="20"/>
                  <w:szCs w:val="20"/>
                </w:rPr>
                <w:t>MEM</w:t>
              </w:r>
              <w:r>
                <w:rPr>
                  <w:rFonts w:hint="eastAsia"/>
                  <w:kern w:val="0"/>
                  <w:sz w:val="20"/>
                  <w:szCs w:val="20"/>
                </w:rPr>
                <w:t>班级资源平台</w:t>
              </w:r>
            </w:ins>
            <w:ins w:id="187" w:author="周鹏 zhoupeng" w:date="2017-09-15T22:12:00Z">
              <w:r>
                <w:rPr>
                  <w:rFonts w:hint="eastAsia"/>
                  <w:kern w:val="0"/>
                  <w:sz w:val="20"/>
                  <w:szCs w:val="20"/>
                </w:rPr>
                <w:t>。</w:t>
              </w:r>
            </w:ins>
            <w:ins w:id="188" w:author="周鹏 zhoupeng" w:date="2017-09-15T22:07:00Z">
              <w:r>
                <w:rPr>
                  <w:rFonts w:hint="eastAsia"/>
                  <w:kern w:val="0"/>
                  <w:sz w:val="20"/>
                  <w:szCs w:val="20"/>
                </w:rPr>
                <w:t>为</w:t>
              </w:r>
              <w:r>
                <w:rPr>
                  <w:kern w:val="0"/>
                  <w:sz w:val="20"/>
                  <w:szCs w:val="20"/>
                </w:rPr>
                <w:t>2017</w:t>
              </w:r>
              <w:r>
                <w:rPr>
                  <w:rFonts w:hint="eastAsia"/>
                  <w:kern w:val="0"/>
                  <w:sz w:val="20"/>
                  <w:szCs w:val="20"/>
                </w:rPr>
                <w:t>级</w:t>
              </w:r>
              <w:r>
                <w:rPr>
                  <w:kern w:val="0"/>
                  <w:sz w:val="20"/>
                  <w:szCs w:val="20"/>
                </w:rPr>
                <w:t>MEM</w:t>
              </w:r>
              <w:r>
                <w:rPr>
                  <w:rFonts w:hint="eastAsia"/>
                  <w:kern w:val="0"/>
                  <w:sz w:val="20"/>
                  <w:szCs w:val="20"/>
                </w:rPr>
                <w:t>新生形成可自我更新优化的社群网络提</w:t>
              </w:r>
              <w:r>
                <w:rPr>
                  <w:rFonts w:hint="eastAsia"/>
                  <w:kern w:val="0"/>
                  <w:sz w:val="20"/>
                  <w:szCs w:val="20"/>
                </w:rPr>
                <w:lastRenderedPageBreak/>
                <w:t>供规范。</w:t>
              </w:r>
            </w:ins>
          </w:p>
          <w:p w14:paraId="614E0C6A" w14:textId="77777777" w:rsidR="00E603CE" w:rsidRPr="00E603CE" w:rsidRDefault="00E603CE">
            <w:pPr>
              <w:rPr>
                <w:ins w:id="189" w:author="周鹏 zhoupeng" w:date="2017-09-15T22:07:00Z"/>
                <w:kern w:val="0"/>
                <w:sz w:val="20"/>
                <w:szCs w:val="20"/>
                <w:rPrChange w:id="190" w:author="周鹏 zhoupeng" w:date="2017-09-15T22:12:00Z">
                  <w:rPr>
                    <w:ins w:id="191" w:author="周鹏 zhoupeng" w:date="2017-09-15T22:07:00Z"/>
                    <w:strike/>
                    <w:kern w:val="0"/>
                    <w:sz w:val="20"/>
                    <w:szCs w:val="20"/>
                  </w:rPr>
                </w:rPrChange>
              </w:rPr>
            </w:pPr>
            <w:ins w:id="192" w:author="周鹏 zhoupeng" w:date="2017-09-15T22:07:00Z">
              <w:r>
                <w:rPr>
                  <w:kern w:val="0"/>
                  <w:sz w:val="20"/>
                  <w:szCs w:val="20"/>
                </w:rPr>
                <w:t>*</w:t>
              </w:r>
              <w:r>
                <w:rPr>
                  <w:rFonts w:hint="eastAsia"/>
                  <w:kern w:val="0"/>
                  <w:sz w:val="20"/>
                  <w:szCs w:val="20"/>
                </w:rPr>
                <w:t>建立传承标准的学习工作流，并按照流程在规定时间内按质按量完成</w:t>
              </w:r>
              <w:r>
                <w:rPr>
                  <w:rFonts w:hint="eastAsia"/>
                  <w:color w:val="FF0000"/>
                  <w:kern w:val="0"/>
                  <w:sz w:val="20"/>
                  <w:szCs w:val="20"/>
                </w:rPr>
                <w:t>班级</w:t>
              </w:r>
              <w:r>
                <w:rPr>
                  <w:rFonts w:hint="eastAsia"/>
                  <w:kern w:val="0"/>
                  <w:sz w:val="20"/>
                  <w:szCs w:val="20"/>
                </w:rPr>
                <w:t>任务或活动。</w:t>
              </w:r>
            </w:ins>
          </w:p>
        </w:tc>
        <w:tc>
          <w:tcPr>
            <w:tcW w:w="2268" w:type="dxa"/>
            <w:tcBorders>
              <w:top w:val="single" w:sz="4" w:space="0" w:color="auto"/>
              <w:left w:val="single" w:sz="4" w:space="0" w:color="auto"/>
              <w:bottom w:val="single" w:sz="4" w:space="0" w:color="auto"/>
              <w:right w:val="single" w:sz="4" w:space="0" w:color="auto"/>
            </w:tcBorders>
            <w:vAlign w:val="center"/>
          </w:tcPr>
          <w:p w14:paraId="0A3F252A" w14:textId="77777777" w:rsidR="00E603CE" w:rsidRDefault="00E603CE">
            <w:pPr>
              <w:rPr>
                <w:ins w:id="193" w:author="周鹏 zhoupeng" w:date="2017-09-15T22:07:00Z"/>
                <w:kern w:val="0"/>
                <w:sz w:val="20"/>
                <w:szCs w:val="20"/>
              </w:rPr>
            </w:pPr>
            <w:ins w:id="194" w:author="周鹏 zhoupeng" w:date="2017-09-15T22:07:00Z">
              <w:r>
                <w:rPr>
                  <w:kern w:val="0"/>
                  <w:sz w:val="20"/>
                  <w:szCs w:val="20"/>
                </w:rPr>
                <w:lastRenderedPageBreak/>
                <w:t>*2017</w:t>
              </w:r>
              <w:r>
                <w:rPr>
                  <w:rFonts w:hint="eastAsia"/>
                  <w:kern w:val="0"/>
                  <w:sz w:val="20"/>
                  <w:szCs w:val="20"/>
                </w:rPr>
                <w:t>级清华</w:t>
              </w:r>
              <w:r>
                <w:rPr>
                  <w:kern w:val="0"/>
                  <w:sz w:val="20"/>
                  <w:szCs w:val="20"/>
                </w:rPr>
                <w:t>MEM</w:t>
              </w:r>
              <w:r>
                <w:rPr>
                  <w:rFonts w:hint="eastAsia"/>
                  <w:kern w:val="0"/>
                  <w:sz w:val="20"/>
                  <w:szCs w:val="20"/>
                </w:rPr>
                <w:t>班级宪章，并且积累过程迭代版本。</w:t>
              </w:r>
            </w:ins>
          </w:p>
          <w:p w14:paraId="338169E4" w14:textId="77777777" w:rsidR="00E603CE" w:rsidRDefault="00E603CE">
            <w:pPr>
              <w:rPr>
                <w:ins w:id="195" w:author="周鹏 zhoupeng" w:date="2017-09-15T22:07:00Z"/>
                <w:kern w:val="0"/>
                <w:sz w:val="20"/>
                <w:szCs w:val="20"/>
              </w:rPr>
            </w:pPr>
          </w:p>
          <w:p w14:paraId="06C81B0F" w14:textId="77777777" w:rsidR="00E603CE" w:rsidRDefault="00E603CE">
            <w:pPr>
              <w:rPr>
                <w:ins w:id="196" w:author="周鹏 zhoupeng" w:date="2017-09-15T22:07:00Z"/>
                <w:color w:val="FF0000"/>
                <w:kern w:val="0"/>
                <w:sz w:val="20"/>
                <w:szCs w:val="20"/>
              </w:rPr>
            </w:pPr>
            <w:ins w:id="197" w:author="周鹏 zhoupeng" w:date="2017-09-15T22:07:00Z">
              <w:r>
                <w:rPr>
                  <w:color w:val="FF0000"/>
                  <w:kern w:val="0"/>
                  <w:sz w:val="20"/>
                  <w:szCs w:val="20"/>
                </w:rPr>
                <w:lastRenderedPageBreak/>
                <w:t>*</w:t>
              </w:r>
              <w:r>
                <w:rPr>
                  <w:rFonts w:hint="eastAsia"/>
                  <w:color w:val="FF0000"/>
                  <w:kern w:val="0"/>
                  <w:sz w:val="20"/>
                  <w:szCs w:val="20"/>
                </w:rPr>
                <w:t>组织架构、开会、决议</w:t>
              </w:r>
              <w:r>
                <w:rPr>
                  <w:color w:val="FF0000"/>
                  <w:kern w:val="0"/>
                  <w:sz w:val="20"/>
                  <w:szCs w:val="20"/>
                </w:rPr>
                <w:t>/</w:t>
              </w:r>
              <w:r>
                <w:rPr>
                  <w:rFonts w:hint="eastAsia"/>
                  <w:color w:val="FF0000"/>
                  <w:kern w:val="0"/>
                  <w:sz w:val="20"/>
                  <w:szCs w:val="20"/>
                </w:rPr>
                <w:t>决策的工作流程，奖惩机制、资金管理、数据流形成、经验分享机制、渠道平台。</w:t>
              </w:r>
            </w:ins>
          </w:p>
          <w:p w14:paraId="45C2D003" w14:textId="77777777" w:rsidR="00E603CE" w:rsidRDefault="00E603CE" w:rsidP="00E603CE">
            <w:pPr>
              <w:rPr>
                <w:ins w:id="198" w:author="周鹏 zhoupeng" w:date="2017-09-15T22:07:00Z"/>
                <w:kern w:val="0"/>
                <w:sz w:val="20"/>
                <w:szCs w:val="20"/>
              </w:rPr>
            </w:pPr>
            <w:ins w:id="199" w:author="周鹏 zhoupeng" w:date="2017-09-15T22:07:00Z">
              <w:r>
                <w:rPr>
                  <w:color w:val="FF0000"/>
                  <w:kern w:val="0"/>
                  <w:sz w:val="20"/>
                  <w:szCs w:val="20"/>
                </w:rPr>
                <w:t>*2017</w:t>
              </w:r>
              <w:r>
                <w:rPr>
                  <w:rFonts w:hint="eastAsia"/>
                  <w:color w:val="FF0000"/>
                  <w:kern w:val="0"/>
                  <w:sz w:val="20"/>
                  <w:szCs w:val="20"/>
                </w:rPr>
                <w:t>级</w:t>
              </w:r>
              <w:r>
                <w:rPr>
                  <w:color w:val="FF0000"/>
                  <w:kern w:val="0"/>
                  <w:sz w:val="20"/>
                  <w:szCs w:val="20"/>
                </w:rPr>
                <w:t>MEM</w:t>
              </w:r>
              <w:r>
                <w:rPr>
                  <w:rFonts w:hint="eastAsia"/>
                  <w:color w:val="FF0000"/>
                  <w:kern w:val="0"/>
                  <w:sz w:val="20"/>
                  <w:szCs w:val="20"/>
                </w:rPr>
                <w:t>社群网络。</w:t>
              </w:r>
            </w:ins>
          </w:p>
        </w:tc>
        <w:tc>
          <w:tcPr>
            <w:tcW w:w="2268" w:type="dxa"/>
            <w:tcBorders>
              <w:top w:val="single" w:sz="4" w:space="0" w:color="auto"/>
              <w:left w:val="single" w:sz="4" w:space="0" w:color="auto"/>
              <w:bottom w:val="single" w:sz="4" w:space="0" w:color="auto"/>
              <w:right w:val="single" w:sz="4" w:space="0" w:color="auto"/>
            </w:tcBorders>
            <w:vAlign w:val="center"/>
            <w:hideMark/>
          </w:tcPr>
          <w:p w14:paraId="5DB2DA74" w14:textId="77777777" w:rsidR="00E603CE" w:rsidRDefault="00E603CE">
            <w:pPr>
              <w:rPr>
                <w:ins w:id="200" w:author="周鹏 zhoupeng" w:date="2017-09-15T22:07:00Z"/>
                <w:kern w:val="0"/>
                <w:sz w:val="20"/>
                <w:szCs w:val="20"/>
              </w:rPr>
            </w:pPr>
            <w:ins w:id="201" w:author="周鹏 zhoupeng" w:date="2017-09-15T22:07:00Z">
              <w:r>
                <w:rPr>
                  <w:kern w:val="0"/>
                  <w:sz w:val="20"/>
                  <w:szCs w:val="20"/>
                </w:rPr>
                <w:lastRenderedPageBreak/>
                <w:t>*</w:t>
              </w:r>
              <w:r>
                <w:rPr>
                  <w:rFonts w:hint="eastAsia"/>
                  <w:kern w:val="0"/>
                  <w:sz w:val="20"/>
                  <w:szCs w:val="20"/>
                </w:rPr>
                <w:t>宪章架构搭建、内部逻辑关系及其内容概述。</w:t>
              </w:r>
            </w:ins>
          </w:p>
          <w:p w14:paraId="31738C67" w14:textId="77777777" w:rsidR="00E603CE" w:rsidRDefault="00E603CE">
            <w:pPr>
              <w:rPr>
                <w:ins w:id="202" w:author="周鹏 zhoupeng" w:date="2017-09-15T22:07:00Z"/>
                <w:kern w:val="0"/>
                <w:sz w:val="20"/>
                <w:szCs w:val="20"/>
              </w:rPr>
            </w:pPr>
            <w:ins w:id="203" w:author="周鹏 zhoupeng" w:date="2017-09-15T22:07:00Z">
              <w:r>
                <w:rPr>
                  <w:kern w:val="0"/>
                  <w:sz w:val="20"/>
                  <w:szCs w:val="20"/>
                </w:rPr>
                <w:t>*</w:t>
              </w:r>
              <w:r>
                <w:rPr>
                  <w:rFonts w:hint="eastAsia"/>
                  <w:kern w:val="0"/>
                  <w:sz w:val="20"/>
                  <w:szCs w:val="20"/>
                </w:rPr>
                <w:t>各模块内容的细则分解。</w:t>
              </w:r>
            </w:ins>
          </w:p>
          <w:p w14:paraId="38DE135A" w14:textId="77777777" w:rsidR="00E603CE" w:rsidRDefault="00E603CE">
            <w:pPr>
              <w:rPr>
                <w:ins w:id="204" w:author="周鹏 zhoupeng" w:date="2017-09-15T22:07:00Z"/>
                <w:kern w:val="0"/>
                <w:sz w:val="20"/>
                <w:szCs w:val="20"/>
              </w:rPr>
            </w:pPr>
            <w:ins w:id="205" w:author="周鹏 zhoupeng" w:date="2017-09-15T22:07:00Z">
              <w:r>
                <w:rPr>
                  <w:kern w:val="0"/>
                  <w:sz w:val="20"/>
                  <w:szCs w:val="20"/>
                </w:rPr>
                <w:lastRenderedPageBreak/>
                <w:t>*</w:t>
              </w:r>
              <w:r>
                <w:rPr>
                  <w:rFonts w:hint="eastAsia"/>
                  <w:kern w:val="0"/>
                  <w:sz w:val="20"/>
                  <w:szCs w:val="20"/>
                </w:rPr>
                <w:t>各模块内容的整合，完成宪章初版。</w:t>
              </w:r>
            </w:ins>
          </w:p>
          <w:p w14:paraId="3A99258F" w14:textId="77777777" w:rsidR="00E603CE" w:rsidRDefault="00E603CE">
            <w:pPr>
              <w:rPr>
                <w:ins w:id="206" w:author="周鹏 zhoupeng" w:date="2017-09-15T22:07:00Z"/>
                <w:kern w:val="0"/>
                <w:sz w:val="20"/>
                <w:szCs w:val="20"/>
              </w:rPr>
            </w:pPr>
            <w:ins w:id="207" w:author="周鹏 zhoupeng" w:date="2017-09-15T22:07:00Z">
              <w:r>
                <w:rPr>
                  <w:kern w:val="0"/>
                  <w:sz w:val="20"/>
                  <w:szCs w:val="20"/>
                </w:rPr>
                <w:t>*</w:t>
              </w:r>
              <w:r>
                <w:rPr>
                  <w:rFonts w:hint="eastAsia"/>
                  <w:kern w:val="0"/>
                  <w:sz w:val="20"/>
                  <w:szCs w:val="20"/>
                </w:rPr>
                <w:t>宪章的</w:t>
              </w:r>
              <w:r>
                <w:rPr>
                  <w:rFonts w:hint="eastAsia"/>
                  <w:color w:val="FF0000"/>
                  <w:kern w:val="0"/>
                  <w:sz w:val="20"/>
                  <w:szCs w:val="20"/>
                </w:rPr>
                <w:t>迭代</w:t>
              </w:r>
              <w:r>
                <w:rPr>
                  <w:rFonts w:hint="eastAsia"/>
                  <w:kern w:val="0"/>
                  <w:sz w:val="20"/>
                  <w:szCs w:val="20"/>
                </w:rPr>
                <w:t>修订，小组评审。</w:t>
              </w:r>
            </w:ins>
          </w:p>
          <w:p w14:paraId="2042ABD4" w14:textId="77777777" w:rsidR="00E603CE" w:rsidRDefault="00E603CE">
            <w:pPr>
              <w:rPr>
                <w:ins w:id="208" w:author="周鹏 zhoupeng" w:date="2017-09-15T22:07:00Z"/>
                <w:kern w:val="0"/>
                <w:sz w:val="20"/>
                <w:szCs w:val="20"/>
              </w:rPr>
            </w:pPr>
            <w:ins w:id="209" w:author="周鹏 zhoupeng" w:date="2017-09-15T22:07:00Z">
              <w:r>
                <w:rPr>
                  <w:kern w:val="0"/>
                  <w:sz w:val="20"/>
                  <w:szCs w:val="20"/>
                </w:rPr>
                <w:t>*</w:t>
              </w:r>
              <w:r>
                <w:rPr>
                  <w:rFonts w:hint="eastAsia"/>
                  <w:kern w:val="0"/>
                  <w:sz w:val="20"/>
                  <w:szCs w:val="20"/>
                </w:rPr>
                <w:t>班级评审。</w:t>
              </w:r>
            </w:ins>
          </w:p>
        </w:tc>
        <w:tc>
          <w:tcPr>
            <w:tcW w:w="2566" w:type="dxa"/>
            <w:tcBorders>
              <w:top w:val="single" w:sz="4" w:space="0" w:color="auto"/>
              <w:left w:val="single" w:sz="4" w:space="0" w:color="auto"/>
              <w:bottom w:val="single" w:sz="4" w:space="0" w:color="auto"/>
              <w:right w:val="single" w:sz="4" w:space="0" w:color="auto"/>
            </w:tcBorders>
            <w:vAlign w:val="center"/>
          </w:tcPr>
          <w:p w14:paraId="38C6A56E" w14:textId="77777777" w:rsidR="00E603CE" w:rsidRDefault="00E603CE">
            <w:pPr>
              <w:rPr>
                <w:ins w:id="210" w:author="周鹏 zhoupeng" w:date="2017-09-15T22:07:00Z"/>
                <w:kern w:val="0"/>
                <w:sz w:val="20"/>
                <w:szCs w:val="20"/>
              </w:rPr>
            </w:pPr>
            <w:ins w:id="211" w:author="周鹏 zhoupeng" w:date="2017-09-15T22:07:00Z">
              <w:r>
                <w:rPr>
                  <w:kern w:val="0"/>
                  <w:sz w:val="20"/>
                  <w:szCs w:val="20"/>
                </w:rPr>
                <w:lastRenderedPageBreak/>
                <w:t>*2017</w:t>
              </w:r>
              <w:r>
                <w:rPr>
                  <w:rFonts w:hint="eastAsia"/>
                  <w:kern w:val="0"/>
                  <w:sz w:val="20"/>
                  <w:szCs w:val="20"/>
                </w:rPr>
                <w:t>清华</w:t>
              </w:r>
              <w:r>
                <w:rPr>
                  <w:kern w:val="0"/>
                  <w:sz w:val="20"/>
                  <w:szCs w:val="20"/>
                </w:rPr>
                <w:t>MEM</w:t>
              </w:r>
              <w:r>
                <w:rPr>
                  <w:rFonts w:hint="eastAsia"/>
                  <w:kern w:val="0"/>
                  <w:sz w:val="20"/>
                  <w:szCs w:val="20"/>
                </w:rPr>
                <w:t>入学新生。</w:t>
              </w:r>
            </w:ins>
          </w:p>
          <w:p w14:paraId="37C53664" w14:textId="77777777" w:rsidR="00E603CE" w:rsidRDefault="00E603CE">
            <w:pPr>
              <w:rPr>
                <w:ins w:id="212" w:author="周鹏 zhoupeng" w:date="2017-09-15T22:07:00Z"/>
                <w:kern w:val="0"/>
                <w:sz w:val="20"/>
                <w:szCs w:val="20"/>
              </w:rPr>
            </w:pPr>
            <w:ins w:id="213" w:author="周鹏 zhoupeng" w:date="2017-09-15T22:07:00Z">
              <w:r>
                <w:rPr>
                  <w:kern w:val="0"/>
                  <w:sz w:val="20"/>
                  <w:szCs w:val="20"/>
                </w:rPr>
                <w:t>*</w:t>
              </w:r>
              <w:r>
                <w:rPr>
                  <w:rFonts w:hint="eastAsia"/>
                  <w:kern w:val="0"/>
                  <w:sz w:val="20"/>
                  <w:szCs w:val="20"/>
                </w:rPr>
                <w:t>参考资料。</w:t>
              </w:r>
            </w:ins>
          </w:p>
          <w:p w14:paraId="23C47478" w14:textId="77777777" w:rsidR="00E603CE" w:rsidRDefault="00E603CE">
            <w:pPr>
              <w:rPr>
                <w:ins w:id="214" w:author="周鹏 zhoupeng" w:date="2017-09-15T22:07:00Z"/>
                <w:kern w:val="0"/>
                <w:sz w:val="20"/>
                <w:szCs w:val="20"/>
              </w:rPr>
            </w:pPr>
            <w:ins w:id="215" w:author="周鹏 zhoupeng" w:date="2017-09-15T22:07:00Z">
              <w:r>
                <w:rPr>
                  <w:kern w:val="0"/>
                  <w:sz w:val="20"/>
                  <w:szCs w:val="20"/>
                </w:rPr>
                <w:t>**</w:t>
              </w:r>
              <w:r>
                <w:rPr>
                  <w:rFonts w:hint="eastAsia"/>
                  <w:kern w:val="0"/>
                  <w:sz w:val="20"/>
                  <w:szCs w:val="20"/>
                </w:rPr>
                <w:t>参考阅读：</w:t>
              </w:r>
              <w:r>
                <w:rPr>
                  <w:kern w:val="0"/>
                  <w:sz w:val="20"/>
                  <w:szCs w:val="20"/>
                </w:rPr>
                <w:t>2017</w:t>
              </w:r>
              <w:r>
                <w:rPr>
                  <w:rFonts w:hint="eastAsia"/>
                  <w:kern w:val="0"/>
                  <w:sz w:val="20"/>
                  <w:szCs w:val="20"/>
                </w:rPr>
                <w:t>级社群画布指导书译文版、</w:t>
              </w:r>
              <w:r>
                <w:rPr>
                  <w:kern w:val="0"/>
                  <w:sz w:val="20"/>
                  <w:szCs w:val="20"/>
                </w:rPr>
                <w:t>2016</w:t>
              </w:r>
              <w:r>
                <w:rPr>
                  <w:rFonts w:hint="eastAsia"/>
                  <w:kern w:val="0"/>
                  <w:sz w:val="20"/>
                  <w:szCs w:val="20"/>
                </w:rPr>
                <w:lastRenderedPageBreak/>
                <w:t>级合弄制中文版等。</w:t>
              </w:r>
            </w:ins>
          </w:p>
          <w:p w14:paraId="42B4E6C7" w14:textId="77777777" w:rsidR="00E603CE" w:rsidRDefault="00E603CE">
            <w:pPr>
              <w:rPr>
                <w:ins w:id="216" w:author="周鹏 zhoupeng" w:date="2017-09-15T22:07:00Z"/>
                <w:kern w:val="0"/>
                <w:sz w:val="20"/>
                <w:szCs w:val="20"/>
              </w:rPr>
            </w:pPr>
            <w:ins w:id="217" w:author="周鹏 zhoupeng" w:date="2017-09-15T22:07:00Z">
              <w:r>
                <w:rPr>
                  <w:kern w:val="0"/>
                  <w:sz w:val="20"/>
                  <w:szCs w:val="20"/>
                </w:rPr>
                <w:t>**</w:t>
              </w:r>
              <w:r>
                <w:rPr>
                  <w:rFonts w:hint="eastAsia"/>
                  <w:kern w:val="0"/>
                  <w:sz w:val="20"/>
                  <w:szCs w:val="20"/>
                </w:rPr>
                <w:t>学员兴趣、</w:t>
              </w:r>
              <w:r>
                <w:rPr>
                  <w:rFonts w:hint="eastAsia"/>
                  <w:color w:val="FF0000"/>
                  <w:kern w:val="0"/>
                  <w:sz w:val="20"/>
                  <w:szCs w:val="20"/>
                </w:rPr>
                <w:t>行业背景、</w:t>
              </w:r>
              <w:r>
                <w:rPr>
                  <w:rFonts w:hint="eastAsia"/>
                  <w:kern w:val="0"/>
                  <w:sz w:val="20"/>
                  <w:szCs w:val="20"/>
                </w:rPr>
                <w:t>优势收集。</w:t>
              </w:r>
            </w:ins>
          </w:p>
          <w:p w14:paraId="31062933" w14:textId="77777777" w:rsidR="00E603CE" w:rsidRDefault="00E603CE">
            <w:pPr>
              <w:rPr>
                <w:ins w:id="218" w:author="周鹏 zhoupeng" w:date="2017-09-15T22:07:00Z"/>
                <w:kern w:val="0"/>
                <w:sz w:val="20"/>
                <w:szCs w:val="20"/>
              </w:rPr>
            </w:pPr>
            <w:ins w:id="219" w:author="周鹏 zhoupeng" w:date="2017-09-15T22:07:00Z">
              <w:r>
                <w:rPr>
                  <w:kern w:val="0"/>
                  <w:sz w:val="20"/>
                  <w:szCs w:val="20"/>
                </w:rPr>
                <w:t>**</w:t>
              </w:r>
              <w:r>
                <w:rPr>
                  <w:rFonts w:hint="eastAsia"/>
                  <w:kern w:val="0"/>
                  <w:sz w:val="20"/>
                  <w:szCs w:val="20"/>
                </w:rPr>
                <w:t>软件支持：</w:t>
              </w:r>
              <w:r>
                <w:rPr>
                  <w:kern w:val="0"/>
                  <w:sz w:val="20"/>
                  <w:szCs w:val="20"/>
                </w:rPr>
                <w:t>wiki</w:t>
              </w:r>
              <w:r>
                <w:rPr>
                  <w:rFonts w:hint="eastAsia"/>
                  <w:color w:val="FF0000"/>
                  <w:kern w:val="0"/>
                  <w:sz w:val="20"/>
                  <w:szCs w:val="20"/>
                </w:rPr>
                <w:t>、</w:t>
              </w:r>
              <w:r>
                <w:rPr>
                  <w:color w:val="FF0000"/>
                  <w:kern w:val="0"/>
                  <w:sz w:val="20"/>
                  <w:szCs w:val="20"/>
                </w:rPr>
                <w:t>GIT</w:t>
              </w:r>
              <w:r>
                <w:rPr>
                  <w:rFonts w:hint="eastAsia"/>
                  <w:kern w:val="0"/>
                  <w:sz w:val="20"/>
                  <w:szCs w:val="20"/>
                </w:rPr>
                <w:t>。</w:t>
              </w:r>
            </w:ins>
          </w:p>
          <w:p w14:paraId="54675940" w14:textId="77777777" w:rsidR="00E603CE" w:rsidRDefault="00E603CE">
            <w:pPr>
              <w:rPr>
                <w:ins w:id="220" w:author="周鹏 zhoupeng" w:date="2017-09-15T22:07:00Z"/>
                <w:kern w:val="0"/>
                <w:sz w:val="20"/>
                <w:szCs w:val="20"/>
              </w:rPr>
            </w:pPr>
            <w:ins w:id="221" w:author="周鹏 zhoupeng" w:date="2017-09-15T22:07:00Z">
              <w:r>
                <w:rPr>
                  <w:kern w:val="0"/>
                  <w:sz w:val="20"/>
                  <w:szCs w:val="20"/>
                </w:rPr>
                <w:t>**</w:t>
              </w:r>
              <w:r>
                <w:rPr>
                  <w:rFonts w:hint="eastAsia"/>
                  <w:kern w:val="0"/>
                  <w:sz w:val="20"/>
                  <w:szCs w:val="20"/>
                </w:rPr>
                <w:t>环境：现场教学环境。</w:t>
              </w:r>
            </w:ins>
          </w:p>
          <w:p w14:paraId="1BD7D048" w14:textId="77777777" w:rsidR="00E603CE" w:rsidRDefault="00E603CE">
            <w:pPr>
              <w:jc w:val="center"/>
              <w:rPr>
                <w:ins w:id="222" w:author="周鹏 zhoupeng" w:date="2017-09-15T22:07:00Z"/>
                <w:kern w:val="0"/>
                <w:sz w:val="20"/>
                <w:szCs w:val="20"/>
              </w:rPr>
            </w:pPr>
          </w:p>
        </w:tc>
      </w:tr>
      <w:tr w:rsidR="00E603CE" w14:paraId="0A8CC794" w14:textId="77777777" w:rsidTr="00E603CE">
        <w:trPr>
          <w:ins w:id="223" w:author="周鹏 zhoupeng" w:date="2017-09-15T22:07:00Z"/>
        </w:trPr>
        <w:tc>
          <w:tcPr>
            <w:tcW w:w="2645" w:type="dxa"/>
            <w:gridSpan w:val="2"/>
            <w:tcBorders>
              <w:top w:val="single" w:sz="4" w:space="0" w:color="auto"/>
              <w:left w:val="single" w:sz="4" w:space="0" w:color="auto"/>
              <w:bottom w:val="single" w:sz="4" w:space="0" w:color="auto"/>
              <w:right w:val="single" w:sz="4" w:space="0" w:color="auto"/>
            </w:tcBorders>
            <w:vAlign w:val="center"/>
            <w:hideMark/>
          </w:tcPr>
          <w:p w14:paraId="530F5110" w14:textId="77777777" w:rsidR="00E603CE" w:rsidRDefault="00E603CE">
            <w:pPr>
              <w:jc w:val="center"/>
              <w:rPr>
                <w:ins w:id="224" w:author="周鹏 zhoupeng" w:date="2017-09-15T22:07:00Z"/>
                <w:b/>
                <w:kern w:val="0"/>
                <w:sz w:val="20"/>
                <w:szCs w:val="20"/>
              </w:rPr>
            </w:pPr>
            <w:ins w:id="225" w:author="周鹏 zhoupeng" w:date="2017-09-15T22:07:00Z">
              <w:r>
                <w:rPr>
                  <w:rFonts w:hint="eastAsia"/>
                  <w:b/>
                  <w:kern w:val="0"/>
                  <w:sz w:val="20"/>
                  <w:szCs w:val="20"/>
                </w:rPr>
                <w:lastRenderedPageBreak/>
                <w:t>外部因素</w:t>
              </w:r>
            </w:ins>
          </w:p>
        </w:tc>
        <w:tc>
          <w:tcPr>
            <w:tcW w:w="7102" w:type="dxa"/>
            <w:gridSpan w:val="3"/>
            <w:tcBorders>
              <w:top w:val="single" w:sz="4" w:space="0" w:color="auto"/>
              <w:left w:val="single" w:sz="4" w:space="0" w:color="auto"/>
              <w:bottom w:val="single" w:sz="4" w:space="0" w:color="auto"/>
              <w:right w:val="single" w:sz="4" w:space="0" w:color="auto"/>
            </w:tcBorders>
            <w:vAlign w:val="center"/>
            <w:hideMark/>
          </w:tcPr>
          <w:p w14:paraId="0DA5ADA1" w14:textId="77777777" w:rsidR="00E603CE" w:rsidRDefault="00E603CE">
            <w:pPr>
              <w:rPr>
                <w:ins w:id="226" w:author="周鹏 zhoupeng" w:date="2017-09-15T22:07:00Z"/>
                <w:kern w:val="0"/>
                <w:sz w:val="20"/>
                <w:szCs w:val="20"/>
              </w:rPr>
            </w:pPr>
            <w:ins w:id="227" w:author="周鹏 zhoupeng" w:date="2017-09-15T22:07:00Z">
              <w:r>
                <w:rPr>
                  <w:kern w:val="0"/>
                  <w:sz w:val="20"/>
                  <w:szCs w:val="20"/>
                </w:rPr>
                <w:t>*</w:t>
              </w:r>
              <w:r>
                <w:rPr>
                  <w:rFonts w:hint="eastAsia"/>
                  <w:kern w:val="0"/>
                  <w:sz w:val="20"/>
                  <w:szCs w:val="20"/>
                </w:rPr>
                <w:t>同学间的背景差异所引起的不同的认知体系和学习方法。</w:t>
              </w:r>
            </w:ins>
          </w:p>
          <w:p w14:paraId="2802B2A9" w14:textId="77777777" w:rsidR="00E603CE" w:rsidRDefault="00E603CE">
            <w:pPr>
              <w:rPr>
                <w:ins w:id="228" w:author="周鹏 zhoupeng" w:date="2017-09-15T22:07:00Z"/>
                <w:kern w:val="0"/>
                <w:sz w:val="20"/>
                <w:szCs w:val="20"/>
              </w:rPr>
            </w:pPr>
            <w:ins w:id="229" w:author="周鹏 zhoupeng" w:date="2017-09-15T22:07:00Z">
              <w:r>
                <w:rPr>
                  <w:kern w:val="0"/>
                  <w:sz w:val="20"/>
                  <w:szCs w:val="20"/>
                </w:rPr>
                <w:t>*</w:t>
              </w:r>
              <w:r>
                <w:rPr>
                  <w:rFonts w:hint="eastAsia"/>
                  <w:kern w:val="0"/>
                  <w:sz w:val="20"/>
                  <w:szCs w:val="20"/>
                </w:rPr>
                <w:t>物理空间、网络等不稳定因素。</w:t>
              </w:r>
            </w:ins>
          </w:p>
        </w:tc>
      </w:tr>
    </w:tbl>
    <w:p w14:paraId="55D1257F" w14:textId="77777777" w:rsidR="00291A21" w:rsidRDefault="00291A21" w:rsidP="00291A21">
      <w:r>
        <w:br w:type="page"/>
      </w:r>
    </w:p>
    <w:p w14:paraId="539863D5" w14:textId="77777777" w:rsidR="00291A21" w:rsidRDefault="00291A21" w:rsidP="00291A21">
      <w:pPr>
        <w:rPr>
          <w:b/>
          <w:sz w:val="32"/>
        </w:rPr>
      </w:pPr>
      <w:r w:rsidRPr="00603C3C">
        <w:rPr>
          <w:b/>
          <w:sz w:val="32"/>
        </w:rPr>
        <w:lastRenderedPageBreak/>
        <w:t>附录</w:t>
      </w:r>
      <w:r>
        <w:rPr>
          <w:rFonts w:hint="eastAsia"/>
          <w:b/>
          <w:sz w:val="32"/>
        </w:rPr>
        <w:t>二：积分</w:t>
      </w:r>
      <w:r w:rsidRPr="00DE28B0">
        <w:rPr>
          <w:rFonts w:hint="eastAsia"/>
          <w:b/>
          <w:sz w:val="32"/>
        </w:rPr>
        <w:t>获取</w:t>
      </w:r>
      <w:r>
        <w:rPr>
          <w:rFonts w:hint="eastAsia"/>
          <w:b/>
          <w:sz w:val="32"/>
        </w:rPr>
        <w:t>及应用</w:t>
      </w:r>
    </w:p>
    <w:p w14:paraId="183AD566" w14:textId="77777777" w:rsidR="00291A21" w:rsidRDefault="00291A21" w:rsidP="00291A21">
      <w:pPr>
        <w:rPr>
          <w:b/>
          <w:sz w:val="32"/>
        </w:rPr>
      </w:pPr>
      <w:r>
        <w:rPr>
          <w:rFonts w:hint="eastAsia"/>
          <w:b/>
          <w:sz w:val="32"/>
        </w:rPr>
        <w:t>1</w:t>
      </w:r>
      <w:r>
        <w:rPr>
          <w:rFonts w:hint="eastAsia"/>
          <w:b/>
          <w:sz w:val="32"/>
        </w:rPr>
        <w:t>、积分规则</w:t>
      </w:r>
    </w:p>
    <w:tbl>
      <w:tblPr>
        <w:tblW w:w="5631" w:type="pct"/>
        <w:tblInd w:w="-5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89"/>
        <w:gridCol w:w="1495"/>
        <w:gridCol w:w="5729"/>
        <w:gridCol w:w="1584"/>
      </w:tblGrid>
      <w:tr w:rsidR="00291A21" w:rsidRPr="00B40795" w14:paraId="1A3D256A" w14:textId="77777777" w:rsidTr="00F87494">
        <w:trPr>
          <w:trHeight w:val="404"/>
          <w:tblHeader/>
        </w:trPr>
        <w:tc>
          <w:tcPr>
            <w:tcW w:w="411" w:type="pct"/>
            <w:shd w:val="clear" w:color="auto" w:fill="auto"/>
            <w:vAlign w:val="center"/>
            <w:hideMark/>
          </w:tcPr>
          <w:p w14:paraId="24195690" w14:textId="77777777" w:rsidR="00291A21" w:rsidRPr="00B40795" w:rsidRDefault="00291A21" w:rsidP="00F87494">
            <w:pPr>
              <w:jc w:val="center"/>
              <w:rPr>
                <w:rFonts w:asciiTheme="minorEastAsia" w:hAnsiTheme="minorEastAsia" w:cs="宋体"/>
                <w:sz w:val="20"/>
                <w:szCs w:val="20"/>
              </w:rPr>
            </w:pPr>
            <w:r w:rsidRPr="00B40795">
              <w:rPr>
                <w:rFonts w:asciiTheme="minorEastAsia" w:hAnsiTheme="minorEastAsia" w:cs="宋体" w:hint="eastAsia"/>
                <w:sz w:val="20"/>
                <w:szCs w:val="20"/>
              </w:rPr>
              <w:t>序号</w:t>
            </w:r>
          </w:p>
        </w:tc>
        <w:tc>
          <w:tcPr>
            <w:tcW w:w="779" w:type="pct"/>
            <w:shd w:val="clear" w:color="auto" w:fill="auto"/>
            <w:vAlign w:val="center"/>
            <w:hideMark/>
          </w:tcPr>
          <w:p w14:paraId="7B1AA81A" w14:textId="77777777" w:rsidR="00291A21" w:rsidRPr="00B40795" w:rsidRDefault="00291A21" w:rsidP="00F87494">
            <w:pPr>
              <w:jc w:val="center"/>
              <w:rPr>
                <w:rFonts w:asciiTheme="minorEastAsia" w:hAnsiTheme="minorEastAsia" w:cs="宋体"/>
                <w:sz w:val="20"/>
                <w:szCs w:val="20"/>
              </w:rPr>
            </w:pPr>
            <w:r>
              <w:rPr>
                <w:rFonts w:asciiTheme="minorEastAsia" w:hAnsiTheme="minorEastAsia" w:cs="宋体" w:hint="eastAsia"/>
                <w:sz w:val="20"/>
                <w:szCs w:val="20"/>
              </w:rPr>
              <w:t>积分项目</w:t>
            </w:r>
          </w:p>
        </w:tc>
        <w:tc>
          <w:tcPr>
            <w:tcW w:w="2985" w:type="pct"/>
            <w:shd w:val="clear" w:color="auto" w:fill="auto"/>
            <w:vAlign w:val="center"/>
            <w:hideMark/>
          </w:tcPr>
          <w:p w14:paraId="48AFECD3" w14:textId="77777777" w:rsidR="00291A21" w:rsidRPr="00B40795" w:rsidRDefault="00291A21" w:rsidP="00F87494">
            <w:pPr>
              <w:jc w:val="center"/>
              <w:rPr>
                <w:rFonts w:asciiTheme="minorEastAsia" w:hAnsiTheme="minorEastAsia" w:cs="宋体"/>
                <w:sz w:val="20"/>
                <w:szCs w:val="20"/>
              </w:rPr>
            </w:pPr>
            <w:r>
              <w:rPr>
                <w:rFonts w:asciiTheme="minorEastAsia" w:hAnsiTheme="minorEastAsia" w:cs="宋体" w:hint="eastAsia"/>
                <w:sz w:val="20"/>
                <w:szCs w:val="20"/>
              </w:rPr>
              <w:t>积分内容</w:t>
            </w:r>
          </w:p>
        </w:tc>
        <w:tc>
          <w:tcPr>
            <w:tcW w:w="825" w:type="pct"/>
            <w:shd w:val="clear" w:color="auto" w:fill="auto"/>
            <w:vAlign w:val="center"/>
            <w:hideMark/>
          </w:tcPr>
          <w:p w14:paraId="201D2C67" w14:textId="77777777" w:rsidR="00291A21" w:rsidRPr="00B40795" w:rsidRDefault="00291A21" w:rsidP="00F87494">
            <w:pPr>
              <w:jc w:val="center"/>
              <w:rPr>
                <w:rFonts w:asciiTheme="minorEastAsia" w:hAnsiTheme="minorEastAsia" w:cs="宋体"/>
                <w:sz w:val="20"/>
                <w:szCs w:val="20"/>
              </w:rPr>
            </w:pPr>
            <w:r>
              <w:rPr>
                <w:rFonts w:asciiTheme="minorEastAsia" w:hAnsiTheme="minorEastAsia" w:cs="宋体" w:hint="eastAsia"/>
                <w:sz w:val="20"/>
                <w:szCs w:val="20"/>
              </w:rPr>
              <w:t>激励分值</w:t>
            </w:r>
          </w:p>
        </w:tc>
      </w:tr>
      <w:tr w:rsidR="00291A21" w:rsidRPr="00B40795" w14:paraId="4A087805" w14:textId="77777777" w:rsidTr="00F87494">
        <w:trPr>
          <w:trHeight w:val="436"/>
        </w:trPr>
        <w:tc>
          <w:tcPr>
            <w:tcW w:w="411" w:type="pct"/>
            <w:shd w:val="clear" w:color="auto" w:fill="auto"/>
            <w:vAlign w:val="center"/>
            <w:hideMark/>
          </w:tcPr>
          <w:p w14:paraId="36D11D9D" w14:textId="77777777" w:rsidR="00291A21" w:rsidRPr="00B40795" w:rsidRDefault="00291A21" w:rsidP="00F87494">
            <w:pPr>
              <w:jc w:val="center"/>
              <w:rPr>
                <w:rFonts w:asciiTheme="minorEastAsia" w:hAnsiTheme="minorEastAsia" w:cs="宋体"/>
                <w:sz w:val="20"/>
                <w:szCs w:val="20"/>
              </w:rPr>
            </w:pPr>
            <w:r w:rsidRPr="00B40795">
              <w:rPr>
                <w:rFonts w:asciiTheme="minorEastAsia" w:hAnsiTheme="minorEastAsia" w:cs="宋体" w:hint="eastAsia"/>
                <w:sz w:val="20"/>
                <w:szCs w:val="20"/>
              </w:rPr>
              <w:t>1</w:t>
            </w:r>
          </w:p>
        </w:tc>
        <w:tc>
          <w:tcPr>
            <w:tcW w:w="779" w:type="pct"/>
            <w:shd w:val="clear" w:color="auto" w:fill="auto"/>
            <w:vAlign w:val="center"/>
            <w:hideMark/>
          </w:tcPr>
          <w:p w14:paraId="0F69DC2A" w14:textId="77777777" w:rsidR="00291A21" w:rsidRPr="00B40795" w:rsidRDefault="00291A21" w:rsidP="00F87494">
            <w:pPr>
              <w:jc w:val="center"/>
              <w:rPr>
                <w:rFonts w:asciiTheme="minorEastAsia" w:hAnsiTheme="minorEastAsia" w:cs="宋体"/>
                <w:sz w:val="20"/>
                <w:szCs w:val="20"/>
              </w:rPr>
            </w:pPr>
            <w:r>
              <w:rPr>
                <w:rFonts w:asciiTheme="minorEastAsia" w:hAnsiTheme="minorEastAsia" w:cs="宋体" w:hint="eastAsia"/>
                <w:sz w:val="20"/>
                <w:szCs w:val="20"/>
              </w:rPr>
              <w:t>组织贡献</w:t>
            </w:r>
          </w:p>
        </w:tc>
        <w:tc>
          <w:tcPr>
            <w:tcW w:w="2985" w:type="pct"/>
            <w:shd w:val="clear" w:color="auto" w:fill="auto"/>
            <w:vAlign w:val="center"/>
          </w:tcPr>
          <w:p w14:paraId="6B2FFFB6" w14:textId="77777777" w:rsidR="00291A21" w:rsidRPr="00B40795" w:rsidRDefault="00291A21" w:rsidP="00F87494">
            <w:pPr>
              <w:jc w:val="center"/>
              <w:rPr>
                <w:rFonts w:asciiTheme="minorEastAsia" w:hAnsiTheme="minorEastAsia" w:cs="宋体"/>
                <w:sz w:val="20"/>
                <w:szCs w:val="20"/>
              </w:rPr>
            </w:pPr>
            <w:r>
              <w:rPr>
                <w:rFonts w:asciiTheme="minorEastAsia" w:hAnsiTheme="minorEastAsia" w:cs="宋体"/>
                <w:sz w:val="20"/>
                <w:szCs w:val="20"/>
              </w:rPr>
              <w:t>秘书长年度贡献激励积分</w:t>
            </w:r>
          </w:p>
        </w:tc>
        <w:tc>
          <w:tcPr>
            <w:tcW w:w="825" w:type="pct"/>
            <w:shd w:val="clear" w:color="auto" w:fill="auto"/>
            <w:vAlign w:val="center"/>
          </w:tcPr>
          <w:p w14:paraId="2B71DBC2" w14:textId="77777777" w:rsidR="00291A21" w:rsidRPr="00C71D9C" w:rsidRDefault="00291A21" w:rsidP="00F87494">
            <w:pPr>
              <w:jc w:val="center"/>
              <w:rPr>
                <w:rFonts w:asciiTheme="minorEastAsia" w:hAnsiTheme="minorEastAsia" w:cs="宋体"/>
                <w:sz w:val="20"/>
                <w:szCs w:val="20"/>
              </w:rPr>
            </w:pPr>
            <w:r>
              <w:rPr>
                <w:rFonts w:asciiTheme="minorEastAsia" w:hAnsiTheme="minorEastAsia" w:cs="宋体" w:hint="eastAsia"/>
                <w:sz w:val="20"/>
                <w:szCs w:val="20"/>
              </w:rPr>
              <w:t>50/年</w:t>
            </w:r>
          </w:p>
        </w:tc>
      </w:tr>
      <w:tr w:rsidR="00291A21" w:rsidRPr="00B40795" w14:paraId="12401B1D" w14:textId="77777777" w:rsidTr="00F87494">
        <w:trPr>
          <w:trHeight w:val="436"/>
        </w:trPr>
        <w:tc>
          <w:tcPr>
            <w:tcW w:w="411" w:type="pct"/>
            <w:shd w:val="clear" w:color="auto" w:fill="auto"/>
            <w:vAlign w:val="center"/>
            <w:hideMark/>
          </w:tcPr>
          <w:p w14:paraId="41F129CA" w14:textId="77777777" w:rsidR="00291A21" w:rsidRPr="00B40795" w:rsidRDefault="00291A21" w:rsidP="00F87494">
            <w:pPr>
              <w:jc w:val="center"/>
              <w:rPr>
                <w:rFonts w:asciiTheme="minorEastAsia" w:hAnsiTheme="minorEastAsia" w:cs="宋体"/>
                <w:sz w:val="20"/>
                <w:szCs w:val="20"/>
              </w:rPr>
            </w:pPr>
            <w:r w:rsidRPr="00B40795">
              <w:rPr>
                <w:rFonts w:asciiTheme="minorEastAsia" w:hAnsiTheme="minorEastAsia" w:cs="宋体" w:hint="eastAsia"/>
                <w:sz w:val="20"/>
                <w:szCs w:val="20"/>
              </w:rPr>
              <w:t>2</w:t>
            </w:r>
          </w:p>
        </w:tc>
        <w:tc>
          <w:tcPr>
            <w:tcW w:w="779" w:type="pct"/>
            <w:shd w:val="clear" w:color="auto" w:fill="auto"/>
            <w:vAlign w:val="center"/>
            <w:hideMark/>
          </w:tcPr>
          <w:p w14:paraId="5BDCF948" w14:textId="77777777" w:rsidR="00291A21" w:rsidRPr="00C71D9C" w:rsidRDefault="00291A21" w:rsidP="00F87494">
            <w:pPr>
              <w:jc w:val="center"/>
              <w:rPr>
                <w:rFonts w:asciiTheme="minorEastAsia" w:hAnsiTheme="minorEastAsia" w:cs="宋体"/>
                <w:sz w:val="20"/>
                <w:szCs w:val="20"/>
              </w:rPr>
            </w:pPr>
            <w:r>
              <w:rPr>
                <w:rFonts w:asciiTheme="minorEastAsia" w:hAnsiTheme="minorEastAsia" w:cs="宋体" w:hint="eastAsia"/>
                <w:sz w:val="20"/>
                <w:szCs w:val="20"/>
              </w:rPr>
              <w:t>组织贡献</w:t>
            </w:r>
          </w:p>
        </w:tc>
        <w:tc>
          <w:tcPr>
            <w:tcW w:w="2985" w:type="pct"/>
            <w:shd w:val="clear" w:color="auto" w:fill="auto"/>
            <w:vAlign w:val="center"/>
          </w:tcPr>
          <w:p w14:paraId="47542343" w14:textId="77777777" w:rsidR="00291A21" w:rsidRPr="00B40795" w:rsidRDefault="00291A21" w:rsidP="00F87494">
            <w:pPr>
              <w:jc w:val="center"/>
              <w:rPr>
                <w:rFonts w:asciiTheme="minorEastAsia" w:hAnsiTheme="minorEastAsia" w:cs="宋体"/>
                <w:sz w:val="20"/>
                <w:szCs w:val="20"/>
              </w:rPr>
            </w:pPr>
            <w:r>
              <w:rPr>
                <w:rFonts w:asciiTheme="minorEastAsia" w:hAnsiTheme="minorEastAsia" w:cs="宋体"/>
                <w:sz w:val="20"/>
                <w:szCs w:val="20"/>
              </w:rPr>
              <w:t>秘书处成员年度贡献激励积分</w:t>
            </w:r>
            <w:r>
              <w:rPr>
                <w:rFonts w:asciiTheme="minorEastAsia" w:hAnsiTheme="minorEastAsia" w:cs="宋体" w:hint="eastAsia"/>
                <w:sz w:val="20"/>
                <w:szCs w:val="20"/>
              </w:rPr>
              <w:t>（</w:t>
            </w:r>
            <w:r>
              <w:rPr>
                <w:rFonts w:asciiTheme="minorEastAsia" w:hAnsiTheme="minorEastAsia" w:cs="宋体"/>
                <w:sz w:val="20"/>
                <w:szCs w:val="20"/>
              </w:rPr>
              <w:t>不含秘书长</w:t>
            </w:r>
            <w:r>
              <w:rPr>
                <w:rFonts w:asciiTheme="minorEastAsia" w:hAnsiTheme="minorEastAsia" w:cs="宋体" w:hint="eastAsia"/>
                <w:sz w:val="20"/>
                <w:szCs w:val="20"/>
              </w:rPr>
              <w:t>）</w:t>
            </w:r>
          </w:p>
        </w:tc>
        <w:tc>
          <w:tcPr>
            <w:tcW w:w="825" w:type="pct"/>
            <w:shd w:val="clear" w:color="auto" w:fill="auto"/>
            <w:vAlign w:val="center"/>
          </w:tcPr>
          <w:p w14:paraId="01D98E98" w14:textId="77777777" w:rsidR="00291A21" w:rsidRPr="00C71D9C" w:rsidRDefault="00291A21" w:rsidP="00F87494">
            <w:pPr>
              <w:jc w:val="center"/>
              <w:rPr>
                <w:rFonts w:asciiTheme="minorEastAsia" w:hAnsiTheme="minorEastAsia" w:cs="宋体"/>
                <w:sz w:val="20"/>
                <w:szCs w:val="20"/>
              </w:rPr>
            </w:pPr>
            <w:r>
              <w:rPr>
                <w:rFonts w:asciiTheme="minorEastAsia" w:hAnsiTheme="minorEastAsia" w:cs="宋体" w:hint="eastAsia"/>
                <w:sz w:val="20"/>
                <w:szCs w:val="20"/>
              </w:rPr>
              <w:t>30/年</w:t>
            </w:r>
          </w:p>
        </w:tc>
      </w:tr>
      <w:tr w:rsidR="00291A21" w:rsidRPr="00B40795" w14:paraId="1DF4A40A" w14:textId="77777777" w:rsidTr="00F87494">
        <w:trPr>
          <w:trHeight w:val="436"/>
        </w:trPr>
        <w:tc>
          <w:tcPr>
            <w:tcW w:w="411" w:type="pct"/>
            <w:shd w:val="clear" w:color="auto" w:fill="auto"/>
            <w:vAlign w:val="center"/>
            <w:hideMark/>
          </w:tcPr>
          <w:p w14:paraId="405CDC5D" w14:textId="77777777" w:rsidR="00291A21" w:rsidRPr="00B40795" w:rsidRDefault="00291A21" w:rsidP="00F87494">
            <w:pPr>
              <w:jc w:val="center"/>
              <w:rPr>
                <w:rFonts w:asciiTheme="minorEastAsia" w:hAnsiTheme="minorEastAsia" w:cs="宋体"/>
                <w:sz w:val="20"/>
                <w:szCs w:val="20"/>
              </w:rPr>
            </w:pPr>
            <w:r w:rsidRPr="00B40795">
              <w:rPr>
                <w:rFonts w:asciiTheme="minorEastAsia" w:hAnsiTheme="minorEastAsia" w:cs="宋体" w:hint="eastAsia"/>
                <w:sz w:val="20"/>
                <w:szCs w:val="20"/>
              </w:rPr>
              <w:t>3</w:t>
            </w:r>
          </w:p>
        </w:tc>
        <w:tc>
          <w:tcPr>
            <w:tcW w:w="779" w:type="pct"/>
            <w:shd w:val="clear" w:color="auto" w:fill="auto"/>
            <w:vAlign w:val="center"/>
            <w:hideMark/>
          </w:tcPr>
          <w:p w14:paraId="457EA870" w14:textId="77777777" w:rsidR="00291A21" w:rsidRPr="00C71D9C" w:rsidRDefault="00291A21" w:rsidP="00F87494">
            <w:pPr>
              <w:jc w:val="center"/>
              <w:rPr>
                <w:rFonts w:asciiTheme="minorEastAsia" w:hAnsiTheme="minorEastAsia" w:cs="宋体"/>
                <w:sz w:val="20"/>
                <w:szCs w:val="20"/>
              </w:rPr>
            </w:pPr>
            <w:r>
              <w:rPr>
                <w:rFonts w:asciiTheme="minorEastAsia" w:hAnsiTheme="minorEastAsia" w:cs="宋体" w:hint="eastAsia"/>
                <w:sz w:val="20"/>
                <w:szCs w:val="20"/>
              </w:rPr>
              <w:t>组织贡献</w:t>
            </w:r>
          </w:p>
        </w:tc>
        <w:tc>
          <w:tcPr>
            <w:tcW w:w="2985" w:type="pct"/>
            <w:shd w:val="clear" w:color="auto" w:fill="auto"/>
            <w:vAlign w:val="center"/>
          </w:tcPr>
          <w:p w14:paraId="2710A38F" w14:textId="77777777" w:rsidR="00291A21" w:rsidRPr="00B40795" w:rsidRDefault="00291A21" w:rsidP="00F87494">
            <w:pPr>
              <w:jc w:val="center"/>
              <w:rPr>
                <w:rFonts w:asciiTheme="minorEastAsia" w:hAnsiTheme="minorEastAsia" w:cs="宋体"/>
                <w:sz w:val="20"/>
                <w:szCs w:val="20"/>
              </w:rPr>
            </w:pPr>
            <w:r>
              <w:rPr>
                <w:rFonts w:asciiTheme="minorEastAsia" w:hAnsiTheme="minorEastAsia" w:cs="宋体"/>
                <w:sz w:val="20"/>
                <w:szCs w:val="20"/>
              </w:rPr>
              <w:t>秘书长年度贡献激励积分</w:t>
            </w:r>
          </w:p>
        </w:tc>
        <w:tc>
          <w:tcPr>
            <w:tcW w:w="825" w:type="pct"/>
            <w:shd w:val="clear" w:color="auto" w:fill="auto"/>
            <w:vAlign w:val="center"/>
          </w:tcPr>
          <w:p w14:paraId="445F7ABE" w14:textId="77777777" w:rsidR="00291A21" w:rsidRPr="00C71D9C" w:rsidRDefault="00291A21" w:rsidP="00F87494">
            <w:pPr>
              <w:jc w:val="center"/>
              <w:rPr>
                <w:rFonts w:asciiTheme="minorEastAsia" w:hAnsiTheme="minorEastAsia" w:cs="宋体"/>
                <w:sz w:val="20"/>
                <w:szCs w:val="20"/>
              </w:rPr>
            </w:pPr>
            <w:r>
              <w:rPr>
                <w:rFonts w:asciiTheme="minorEastAsia" w:hAnsiTheme="minorEastAsia" w:cs="宋体" w:hint="eastAsia"/>
                <w:sz w:val="20"/>
                <w:szCs w:val="20"/>
              </w:rPr>
              <w:t>2</w:t>
            </w:r>
            <w:r w:rsidRPr="00F50B70">
              <w:rPr>
                <w:rFonts w:asciiTheme="minorEastAsia" w:hAnsiTheme="minorEastAsia" w:cs="宋体" w:hint="eastAsia"/>
                <w:sz w:val="20"/>
                <w:szCs w:val="20"/>
              </w:rPr>
              <w:t>0/年</w:t>
            </w:r>
          </w:p>
        </w:tc>
      </w:tr>
      <w:tr w:rsidR="00291A21" w:rsidRPr="00B40795" w14:paraId="50BC01A1" w14:textId="77777777" w:rsidTr="00F87494">
        <w:trPr>
          <w:trHeight w:val="436"/>
        </w:trPr>
        <w:tc>
          <w:tcPr>
            <w:tcW w:w="411" w:type="pct"/>
            <w:shd w:val="clear" w:color="auto" w:fill="auto"/>
            <w:vAlign w:val="center"/>
            <w:hideMark/>
          </w:tcPr>
          <w:p w14:paraId="4D45E561" w14:textId="77777777" w:rsidR="00291A21" w:rsidRPr="00B40795" w:rsidRDefault="00291A21" w:rsidP="00F87494">
            <w:pPr>
              <w:jc w:val="center"/>
              <w:rPr>
                <w:rFonts w:asciiTheme="minorEastAsia" w:hAnsiTheme="minorEastAsia" w:cs="宋体"/>
                <w:sz w:val="20"/>
                <w:szCs w:val="20"/>
              </w:rPr>
            </w:pPr>
            <w:r w:rsidRPr="00B40795">
              <w:rPr>
                <w:rFonts w:asciiTheme="minorEastAsia" w:hAnsiTheme="minorEastAsia" w:cs="宋体" w:hint="eastAsia"/>
                <w:sz w:val="20"/>
                <w:szCs w:val="20"/>
              </w:rPr>
              <w:t>4</w:t>
            </w:r>
          </w:p>
        </w:tc>
        <w:tc>
          <w:tcPr>
            <w:tcW w:w="779" w:type="pct"/>
            <w:shd w:val="clear" w:color="auto" w:fill="auto"/>
            <w:vAlign w:val="center"/>
            <w:hideMark/>
          </w:tcPr>
          <w:p w14:paraId="0D7D9A99" w14:textId="77777777" w:rsidR="00291A21" w:rsidRPr="00B40795" w:rsidRDefault="00291A21" w:rsidP="00F87494">
            <w:pPr>
              <w:jc w:val="center"/>
              <w:rPr>
                <w:rFonts w:asciiTheme="minorEastAsia" w:hAnsiTheme="minorEastAsia" w:cs="宋体"/>
                <w:sz w:val="20"/>
                <w:szCs w:val="20"/>
              </w:rPr>
            </w:pPr>
            <w:r>
              <w:rPr>
                <w:rFonts w:asciiTheme="minorEastAsia" w:hAnsiTheme="minorEastAsia" w:cs="宋体" w:hint="eastAsia"/>
                <w:sz w:val="20"/>
                <w:szCs w:val="20"/>
              </w:rPr>
              <w:t>主动承担</w:t>
            </w:r>
          </w:p>
        </w:tc>
        <w:tc>
          <w:tcPr>
            <w:tcW w:w="2985" w:type="pct"/>
            <w:shd w:val="clear" w:color="auto" w:fill="auto"/>
            <w:vAlign w:val="center"/>
          </w:tcPr>
          <w:p w14:paraId="26A0A9B0" w14:textId="77777777" w:rsidR="00291A21" w:rsidRPr="00B40795" w:rsidRDefault="00291A21" w:rsidP="00F87494">
            <w:pPr>
              <w:jc w:val="center"/>
              <w:rPr>
                <w:rFonts w:asciiTheme="minorEastAsia" w:hAnsiTheme="minorEastAsia" w:cs="宋体"/>
                <w:sz w:val="20"/>
                <w:szCs w:val="20"/>
              </w:rPr>
            </w:pPr>
            <w:r>
              <w:rPr>
                <w:rFonts w:asciiTheme="minorEastAsia" w:hAnsiTheme="minorEastAsia" w:cs="Arial" w:hint="eastAsia"/>
                <w:color w:val="333333"/>
                <w:szCs w:val="21"/>
              </w:rPr>
              <w:t>担任一项圈子负责人</w:t>
            </w:r>
            <w:r>
              <w:rPr>
                <w:rFonts w:asciiTheme="minorEastAsia" w:hAnsiTheme="minorEastAsia" w:cs="宋体"/>
                <w:sz w:val="20"/>
                <w:szCs w:val="20"/>
              </w:rPr>
              <w:t>激励积分</w:t>
            </w:r>
          </w:p>
        </w:tc>
        <w:tc>
          <w:tcPr>
            <w:tcW w:w="825" w:type="pct"/>
            <w:shd w:val="clear" w:color="auto" w:fill="auto"/>
            <w:vAlign w:val="center"/>
          </w:tcPr>
          <w:p w14:paraId="7C9A9110" w14:textId="77777777" w:rsidR="00291A21" w:rsidRPr="00C71D9C" w:rsidRDefault="00291A21" w:rsidP="00F87494">
            <w:pPr>
              <w:jc w:val="center"/>
              <w:rPr>
                <w:rFonts w:asciiTheme="minorEastAsia" w:hAnsiTheme="minorEastAsia" w:cs="宋体"/>
                <w:sz w:val="20"/>
                <w:szCs w:val="20"/>
              </w:rPr>
            </w:pPr>
            <w:r>
              <w:rPr>
                <w:rFonts w:asciiTheme="minorEastAsia" w:hAnsiTheme="minorEastAsia" w:cs="宋体" w:hint="eastAsia"/>
                <w:sz w:val="20"/>
                <w:szCs w:val="20"/>
              </w:rPr>
              <w:t>5分/项</w:t>
            </w:r>
          </w:p>
        </w:tc>
      </w:tr>
      <w:tr w:rsidR="00B0003E" w:rsidRPr="00B40795" w14:paraId="141CB4C9" w14:textId="77777777" w:rsidTr="00F87494">
        <w:trPr>
          <w:trHeight w:val="436"/>
        </w:trPr>
        <w:tc>
          <w:tcPr>
            <w:tcW w:w="411" w:type="pct"/>
            <w:shd w:val="clear" w:color="auto" w:fill="auto"/>
            <w:vAlign w:val="center"/>
          </w:tcPr>
          <w:p w14:paraId="57977034" w14:textId="77777777" w:rsidR="00B0003E" w:rsidRPr="00B40795" w:rsidRDefault="00B0003E" w:rsidP="00F87494">
            <w:pPr>
              <w:jc w:val="center"/>
              <w:rPr>
                <w:rFonts w:asciiTheme="minorEastAsia" w:hAnsiTheme="minorEastAsia" w:cs="宋体"/>
                <w:sz w:val="20"/>
                <w:szCs w:val="20"/>
              </w:rPr>
            </w:pPr>
            <w:r>
              <w:rPr>
                <w:rFonts w:asciiTheme="minorEastAsia" w:hAnsiTheme="minorEastAsia" w:cs="宋体" w:hint="eastAsia"/>
                <w:sz w:val="20"/>
                <w:szCs w:val="20"/>
              </w:rPr>
              <w:t>5</w:t>
            </w:r>
          </w:p>
        </w:tc>
        <w:tc>
          <w:tcPr>
            <w:tcW w:w="779" w:type="pct"/>
            <w:shd w:val="clear" w:color="auto" w:fill="auto"/>
            <w:vAlign w:val="center"/>
          </w:tcPr>
          <w:p w14:paraId="67B85840" w14:textId="77777777" w:rsidR="00B0003E" w:rsidRDefault="00B0003E" w:rsidP="00F87494">
            <w:pPr>
              <w:jc w:val="center"/>
              <w:rPr>
                <w:rFonts w:asciiTheme="minorEastAsia" w:hAnsiTheme="minorEastAsia" w:cs="宋体"/>
                <w:sz w:val="20"/>
                <w:szCs w:val="20"/>
              </w:rPr>
            </w:pPr>
            <w:r>
              <w:rPr>
                <w:rFonts w:asciiTheme="minorEastAsia" w:hAnsiTheme="minorEastAsia" w:cs="宋体" w:hint="eastAsia"/>
                <w:sz w:val="20"/>
                <w:szCs w:val="20"/>
              </w:rPr>
              <w:t>管理升级</w:t>
            </w:r>
          </w:p>
        </w:tc>
        <w:tc>
          <w:tcPr>
            <w:tcW w:w="2985" w:type="pct"/>
            <w:shd w:val="clear" w:color="auto" w:fill="auto"/>
            <w:vAlign w:val="center"/>
          </w:tcPr>
          <w:p w14:paraId="261E7587" w14:textId="77777777" w:rsidR="00B0003E" w:rsidRPr="00B40795" w:rsidRDefault="00B0003E" w:rsidP="00F87494">
            <w:pPr>
              <w:jc w:val="center"/>
              <w:rPr>
                <w:rFonts w:asciiTheme="minorEastAsia" w:hAnsiTheme="minorEastAsia" w:cs="宋体"/>
                <w:sz w:val="20"/>
                <w:szCs w:val="20"/>
              </w:rPr>
            </w:pPr>
            <w:r>
              <w:rPr>
                <w:rFonts w:asciiTheme="minorEastAsia" w:hAnsiTheme="minorEastAsia" w:cs="Arial" w:hint="eastAsia"/>
                <w:color w:val="333333"/>
                <w:szCs w:val="21"/>
              </w:rPr>
              <w:t>活动圈子负责人转常设圈子负责人积分</w:t>
            </w:r>
          </w:p>
        </w:tc>
        <w:tc>
          <w:tcPr>
            <w:tcW w:w="825" w:type="pct"/>
            <w:shd w:val="clear" w:color="auto" w:fill="auto"/>
            <w:vAlign w:val="center"/>
          </w:tcPr>
          <w:p w14:paraId="798F938E" w14:textId="77777777" w:rsidR="00B0003E" w:rsidRPr="00C71D9C" w:rsidRDefault="00B0003E" w:rsidP="00F87494">
            <w:pPr>
              <w:jc w:val="center"/>
              <w:rPr>
                <w:rFonts w:asciiTheme="minorEastAsia" w:hAnsiTheme="minorEastAsia" w:cs="宋体"/>
                <w:sz w:val="20"/>
                <w:szCs w:val="20"/>
              </w:rPr>
            </w:pPr>
            <w:r>
              <w:rPr>
                <w:rFonts w:asciiTheme="minorEastAsia" w:hAnsiTheme="minorEastAsia" w:cs="宋体" w:hint="eastAsia"/>
                <w:sz w:val="20"/>
                <w:szCs w:val="20"/>
              </w:rPr>
              <w:t>5分/项</w:t>
            </w:r>
          </w:p>
        </w:tc>
      </w:tr>
      <w:tr w:rsidR="00B0003E" w:rsidRPr="00B40795" w14:paraId="4A27DDE5" w14:textId="77777777" w:rsidTr="00F87494">
        <w:trPr>
          <w:trHeight w:val="436"/>
        </w:trPr>
        <w:tc>
          <w:tcPr>
            <w:tcW w:w="411" w:type="pct"/>
            <w:shd w:val="clear" w:color="auto" w:fill="auto"/>
            <w:vAlign w:val="center"/>
            <w:hideMark/>
          </w:tcPr>
          <w:p w14:paraId="2C5042C9" w14:textId="77777777" w:rsidR="00B0003E" w:rsidRPr="00B40795" w:rsidRDefault="00B0003E" w:rsidP="00F87494">
            <w:pPr>
              <w:jc w:val="center"/>
              <w:rPr>
                <w:rFonts w:asciiTheme="minorEastAsia" w:hAnsiTheme="minorEastAsia" w:cs="宋体"/>
                <w:sz w:val="20"/>
                <w:szCs w:val="20"/>
              </w:rPr>
            </w:pPr>
            <w:r>
              <w:rPr>
                <w:rFonts w:asciiTheme="minorEastAsia" w:hAnsiTheme="minorEastAsia" w:cs="宋体" w:hint="eastAsia"/>
                <w:sz w:val="20"/>
                <w:szCs w:val="20"/>
              </w:rPr>
              <w:t>6</w:t>
            </w:r>
          </w:p>
        </w:tc>
        <w:tc>
          <w:tcPr>
            <w:tcW w:w="779" w:type="pct"/>
            <w:shd w:val="clear" w:color="auto" w:fill="auto"/>
            <w:vAlign w:val="center"/>
            <w:hideMark/>
          </w:tcPr>
          <w:p w14:paraId="1E1EE29A" w14:textId="77777777" w:rsidR="00B0003E" w:rsidRPr="00C71D9C" w:rsidRDefault="00B0003E" w:rsidP="00F87494">
            <w:pPr>
              <w:jc w:val="center"/>
              <w:rPr>
                <w:rFonts w:asciiTheme="minorEastAsia" w:hAnsiTheme="minorEastAsia" w:cs="宋体"/>
                <w:sz w:val="20"/>
                <w:szCs w:val="20"/>
              </w:rPr>
            </w:pPr>
            <w:r w:rsidRPr="001260FD">
              <w:rPr>
                <w:rFonts w:asciiTheme="minorEastAsia" w:hAnsiTheme="minorEastAsia" w:cs="宋体" w:hint="eastAsia"/>
                <w:sz w:val="20"/>
                <w:szCs w:val="20"/>
              </w:rPr>
              <w:t>资源获取</w:t>
            </w:r>
          </w:p>
        </w:tc>
        <w:tc>
          <w:tcPr>
            <w:tcW w:w="2985" w:type="pct"/>
            <w:shd w:val="clear" w:color="auto" w:fill="auto"/>
            <w:vAlign w:val="center"/>
          </w:tcPr>
          <w:p w14:paraId="21E7EFA9" w14:textId="77777777" w:rsidR="00B0003E" w:rsidRPr="00B40795" w:rsidRDefault="00B0003E" w:rsidP="00F87494">
            <w:pPr>
              <w:jc w:val="center"/>
              <w:rPr>
                <w:rFonts w:asciiTheme="minorEastAsia" w:hAnsiTheme="minorEastAsia" w:cs="宋体"/>
                <w:sz w:val="20"/>
                <w:szCs w:val="20"/>
              </w:rPr>
            </w:pPr>
            <w:r>
              <w:rPr>
                <w:rFonts w:asciiTheme="minorEastAsia" w:hAnsiTheme="minorEastAsia" w:cs="Arial" w:hint="eastAsia"/>
                <w:color w:val="333333"/>
                <w:szCs w:val="21"/>
              </w:rPr>
              <w:t>为学校、MEM中心、班级等协助资源获取的成员获得积分数</w:t>
            </w:r>
          </w:p>
        </w:tc>
        <w:tc>
          <w:tcPr>
            <w:tcW w:w="825" w:type="pct"/>
            <w:shd w:val="clear" w:color="auto" w:fill="auto"/>
            <w:vAlign w:val="center"/>
          </w:tcPr>
          <w:p w14:paraId="59E1E555" w14:textId="77777777" w:rsidR="00B0003E" w:rsidRPr="00B40795" w:rsidRDefault="00B0003E" w:rsidP="00F87494">
            <w:pPr>
              <w:jc w:val="center"/>
              <w:rPr>
                <w:rFonts w:asciiTheme="minorEastAsia" w:hAnsiTheme="minorEastAsia" w:cs="宋体"/>
                <w:sz w:val="20"/>
                <w:szCs w:val="20"/>
              </w:rPr>
            </w:pPr>
            <w:r>
              <w:rPr>
                <w:rFonts w:asciiTheme="minorEastAsia" w:hAnsiTheme="minorEastAsia" w:cs="宋体" w:hint="eastAsia"/>
                <w:sz w:val="20"/>
                <w:szCs w:val="20"/>
              </w:rPr>
              <w:t>3分/项</w:t>
            </w:r>
          </w:p>
        </w:tc>
      </w:tr>
      <w:tr w:rsidR="00B0003E" w:rsidRPr="00B40795" w14:paraId="566EC08B" w14:textId="77777777" w:rsidTr="00F87494">
        <w:trPr>
          <w:trHeight w:val="436"/>
        </w:trPr>
        <w:tc>
          <w:tcPr>
            <w:tcW w:w="411" w:type="pct"/>
            <w:shd w:val="clear" w:color="auto" w:fill="auto"/>
            <w:vAlign w:val="center"/>
            <w:hideMark/>
          </w:tcPr>
          <w:p w14:paraId="7678893B" w14:textId="77777777" w:rsidR="00B0003E" w:rsidRPr="00B40795" w:rsidRDefault="00B0003E" w:rsidP="00F87494">
            <w:pPr>
              <w:jc w:val="center"/>
              <w:rPr>
                <w:rFonts w:asciiTheme="minorEastAsia" w:hAnsiTheme="minorEastAsia" w:cs="宋体"/>
                <w:sz w:val="20"/>
                <w:szCs w:val="20"/>
              </w:rPr>
            </w:pPr>
            <w:r>
              <w:rPr>
                <w:rFonts w:asciiTheme="minorEastAsia" w:hAnsiTheme="minorEastAsia" w:cs="宋体" w:hint="eastAsia"/>
                <w:sz w:val="20"/>
                <w:szCs w:val="20"/>
              </w:rPr>
              <w:t>7</w:t>
            </w:r>
          </w:p>
        </w:tc>
        <w:tc>
          <w:tcPr>
            <w:tcW w:w="779" w:type="pct"/>
            <w:shd w:val="clear" w:color="auto" w:fill="auto"/>
            <w:vAlign w:val="center"/>
            <w:hideMark/>
          </w:tcPr>
          <w:p w14:paraId="0935A3FC" w14:textId="77777777" w:rsidR="00B0003E" w:rsidRPr="00C71D9C" w:rsidRDefault="00B0003E" w:rsidP="00F87494">
            <w:pPr>
              <w:jc w:val="center"/>
              <w:rPr>
                <w:rFonts w:asciiTheme="minorEastAsia" w:hAnsiTheme="minorEastAsia" w:cs="宋体"/>
                <w:sz w:val="20"/>
                <w:szCs w:val="20"/>
              </w:rPr>
            </w:pPr>
            <w:r w:rsidRPr="001260FD">
              <w:rPr>
                <w:rFonts w:asciiTheme="minorEastAsia" w:hAnsiTheme="minorEastAsia" w:cs="宋体" w:hint="eastAsia"/>
                <w:sz w:val="20"/>
                <w:szCs w:val="20"/>
              </w:rPr>
              <w:t>资源获取</w:t>
            </w:r>
          </w:p>
        </w:tc>
        <w:tc>
          <w:tcPr>
            <w:tcW w:w="2985" w:type="pct"/>
            <w:shd w:val="clear" w:color="auto" w:fill="auto"/>
            <w:vAlign w:val="center"/>
          </w:tcPr>
          <w:p w14:paraId="69E09E49" w14:textId="77777777" w:rsidR="00B0003E" w:rsidRPr="00B40795" w:rsidRDefault="00B0003E" w:rsidP="00F87494">
            <w:pPr>
              <w:jc w:val="center"/>
              <w:rPr>
                <w:rFonts w:asciiTheme="minorEastAsia" w:hAnsiTheme="minorEastAsia" w:cs="宋体"/>
                <w:sz w:val="20"/>
                <w:szCs w:val="20"/>
              </w:rPr>
            </w:pPr>
            <w:r>
              <w:rPr>
                <w:rFonts w:asciiTheme="minorEastAsia" w:hAnsiTheme="minorEastAsia" w:cs="Arial" w:hint="eastAsia"/>
                <w:color w:val="333333"/>
                <w:szCs w:val="21"/>
              </w:rPr>
              <w:t>为圈子等协助资源获取的成员获得积分数</w:t>
            </w:r>
          </w:p>
        </w:tc>
        <w:tc>
          <w:tcPr>
            <w:tcW w:w="825" w:type="pct"/>
            <w:shd w:val="clear" w:color="auto" w:fill="auto"/>
            <w:vAlign w:val="center"/>
          </w:tcPr>
          <w:p w14:paraId="69254902" w14:textId="77777777" w:rsidR="00B0003E" w:rsidRPr="00B40795" w:rsidRDefault="00B0003E" w:rsidP="00F87494">
            <w:pPr>
              <w:jc w:val="center"/>
              <w:rPr>
                <w:rFonts w:asciiTheme="minorEastAsia" w:hAnsiTheme="minorEastAsia" w:cs="宋体"/>
                <w:sz w:val="20"/>
                <w:szCs w:val="20"/>
              </w:rPr>
            </w:pPr>
            <w:r>
              <w:rPr>
                <w:rFonts w:asciiTheme="minorEastAsia" w:hAnsiTheme="minorEastAsia" w:cs="宋体" w:hint="eastAsia"/>
                <w:sz w:val="20"/>
                <w:szCs w:val="20"/>
              </w:rPr>
              <w:t>1分/项</w:t>
            </w:r>
          </w:p>
        </w:tc>
      </w:tr>
      <w:tr w:rsidR="00B0003E" w:rsidRPr="00B40795" w14:paraId="337CDDF0" w14:textId="77777777" w:rsidTr="00F87494">
        <w:trPr>
          <w:trHeight w:val="436"/>
        </w:trPr>
        <w:tc>
          <w:tcPr>
            <w:tcW w:w="411" w:type="pct"/>
            <w:shd w:val="clear" w:color="auto" w:fill="auto"/>
            <w:vAlign w:val="center"/>
          </w:tcPr>
          <w:p w14:paraId="71DD8722" w14:textId="77777777" w:rsidR="00B0003E" w:rsidRDefault="002029AF" w:rsidP="00F87494">
            <w:pPr>
              <w:jc w:val="center"/>
              <w:rPr>
                <w:rFonts w:asciiTheme="minorEastAsia" w:hAnsiTheme="minorEastAsia" w:cs="宋体"/>
                <w:sz w:val="20"/>
                <w:szCs w:val="20"/>
              </w:rPr>
            </w:pPr>
            <w:r>
              <w:rPr>
                <w:rFonts w:asciiTheme="minorEastAsia" w:hAnsiTheme="minorEastAsia" w:cs="宋体" w:hint="eastAsia"/>
                <w:sz w:val="20"/>
                <w:szCs w:val="20"/>
              </w:rPr>
              <w:t>8</w:t>
            </w:r>
          </w:p>
        </w:tc>
        <w:tc>
          <w:tcPr>
            <w:tcW w:w="779" w:type="pct"/>
            <w:shd w:val="clear" w:color="auto" w:fill="auto"/>
            <w:vAlign w:val="center"/>
          </w:tcPr>
          <w:p w14:paraId="5A96201B" w14:textId="77777777" w:rsidR="00B0003E" w:rsidRPr="001260FD" w:rsidRDefault="00B0003E" w:rsidP="00F87494">
            <w:pPr>
              <w:jc w:val="center"/>
              <w:rPr>
                <w:rFonts w:asciiTheme="minorEastAsia" w:hAnsiTheme="minorEastAsia" w:cs="宋体"/>
                <w:sz w:val="20"/>
                <w:szCs w:val="20"/>
              </w:rPr>
            </w:pPr>
            <w:r>
              <w:rPr>
                <w:rFonts w:asciiTheme="minorEastAsia" w:hAnsiTheme="minorEastAsia" w:cs="宋体" w:hint="eastAsia"/>
                <w:sz w:val="20"/>
                <w:szCs w:val="20"/>
              </w:rPr>
              <w:t>管理升级</w:t>
            </w:r>
          </w:p>
        </w:tc>
        <w:tc>
          <w:tcPr>
            <w:tcW w:w="2985" w:type="pct"/>
            <w:shd w:val="clear" w:color="auto" w:fill="auto"/>
            <w:vAlign w:val="center"/>
          </w:tcPr>
          <w:p w14:paraId="4C5A9648" w14:textId="77777777" w:rsidR="00B0003E" w:rsidRDefault="00B0003E" w:rsidP="00F87494">
            <w:pPr>
              <w:jc w:val="center"/>
              <w:rPr>
                <w:rFonts w:asciiTheme="minorEastAsia" w:hAnsiTheme="minorEastAsia" w:cs="Arial"/>
                <w:color w:val="333333"/>
                <w:szCs w:val="21"/>
              </w:rPr>
            </w:pPr>
            <w:r>
              <w:rPr>
                <w:rFonts w:asciiTheme="minorEastAsia" w:hAnsiTheme="minorEastAsia" w:cs="Arial" w:hint="eastAsia"/>
                <w:color w:val="333333"/>
                <w:szCs w:val="21"/>
              </w:rPr>
              <w:t>担任圈子管理人员（非负责人）</w:t>
            </w:r>
          </w:p>
        </w:tc>
        <w:tc>
          <w:tcPr>
            <w:tcW w:w="825" w:type="pct"/>
            <w:shd w:val="clear" w:color="auto" w:fill="auto"/>
            <w:vAlign w:val="center"/>
          </w:tcPr>
          <w:p w14:paraId="4A442644" w14:textId="77777777" w:rsidR="00B0003E" w:rsidRDefault="00B0003E" w:rsidP="00F87494">
            <w:pPr>
              <w:jc w:val="center"/>
              <w:rPr>
                <w:rFonts w:asciiTheme="minorEastAsia" w:hAnsiTheme="minorEastAsia" w:cs="宋体"/>
                <w:sz w:val="20"/>
                <w:szCs w:val="20"/>
              </w:rPr>
            </w:pPr>
            <w:r>
              <w:rPr>
                <w:rFonts w:asciiTheme="minorEastAsia" w:hAnsiTheme="minorEastAsia" w:cs="宋体" w:hint="eastAsia"/>
                <w:sz w:val="20"/>
                <w:szCs w:val="20"/>
              </w:rPr>
              <w:t>3分/项</w:t>
            </w:r>
          </w:p>
        </w:tc>
      </w:tr>
      <w:tr w:rsidR="002029AF" w:rsidRPr="00B40795" w14:paraId="0D3352F5" w14:textId="77777777" w:rsidTr="00F87494">
        <w:trPr>
          <w:trHeight w:val="436"/>
        </w:trPr>
        <w:tc>
          <w:tcPr>
            <w:tcW w:w="411" w:type="pct"/>
            <w:shd w:val="clear" w:color="auto" w:fill="auto"/>
            <w:vAlign w:val="center"/>
          </w:tcPr>
          <w:p w14:paraId="585B14DB" w14:textId="77777777" w:rsidR="002029AF" w:rsidRDefault="002029AF" w:rsidP="00F87494">
            <w:pPr>
              <w:jc w:val="center"/>
              <w:rPr>
                <w:rFonts w:asciiTheme="minorEastAsia" w:hAnsiTheme="minorEastAsia" w:cs="宋体"/>
                <w:sz w:val="20"/>
                <w:szCs w:val="20"/>
              </w:rPr>
            </w:pPr>
            <w:r>
              <w:rPr>
                <w:rFonts w:asciiTheme="minorEastAsia" w:hAnsiTheme="minorEastAsia" w:cs="宋体" w:hint="eastAsia"/>
                <w:sz w:val="20"/>
                <w:szCs w:val="20"/>
              </w:rPr>
              <w:t>9</w:t>
            </w:r>
          </w:p>
        </w:tc>
        <w:tc>
          <w:tcPr>
            <w:tcW w:w="779" w:type="pct"/>
            <w:shd w:val="clear" w:color="auto" w:fill="auto"/>
            <w:vAlign w:val="center"/>
          </w:tcPr>
          <w:p w14:paraId="393BF924" w14:textId="77777777" w:rsidR="002029AF" w:rsidRDefault="002029AF" w:rsidP="00F87494">
            <w:pPr>
              <w:jc w:val="center"/>
              <w:rPr>
                <w:rFonts w:asciiTheme="minorEastAsia" w:hAnsiTheme="minorEastAsia" w:cs="宋体"/>
                <w:sz w:val="20"/>
                <w:szCs w:val="20"/>
              </w:rPr>
            </w:pPr>
            <w:r>
              <w:rPr>
                <w:rFonts w:asciiTheme="minorEastAsia" w:hAnsiTheme="minorEastAsia" w:cs="宋体" w:hint="eastAsia"/>
                <w:sz w:val="20"/>
                <w:szCs w:val="20"/>
              </w:rPr>
              <w:t>管理升级</w:t>
            </w:r>
          </w:p>
        </w:tc>
        <w:tc>
          <w:tcPr>
            <w:tcW w:w="2985" w:type="pct"/>
            <w:shd w:val="clear" w:color="auto" w:fill="auto"/>
            <w:vAlign w:val="center"/>
          </w:tcPr>
          <w:p w14:paraId="4CD19CEA" w14:textId="77777777" w:rsidR="002029AF" w:rsidRPr="00B40795" w:rsidRDefault="002029AF" w:rsidP="00F87494">
            <w:pPr>
              <w:jc w:val="center"/>
              <w:rPr>
                <w:rFonts w:asciiTheme="minorEastAsia" w:hAnsiTheme="minorEastAsia" w:cs="宋体"/>
                <w:sz w:val="20"/>
                <w:szCs w:val="20"/>
              </w:rPr>
            </w:pPr>
            <w:r>
              <w:rPr>
                <w:rFonts w:asciiTheme="minorEastAsia" w:hAnsiTheme="minorEastAsia" w:cs="Arial" w:hint="eastAsia"/>
                <w:color w:val="333333"/>
                <w:szCs w:val="21"/>
              </w:rPr>
              <w:t>所在活动圈子转常设圈子负责人积分</w:t>
            </w:r>
          </w:p>
        </w:tc>
        <w:tc>
          <w:tcPr>
            <w:tcW w:w="825" w:type="pct"/>
            <w:shd w:val="clear" w:color="auto" w:fill="auto"/>
            <w:vAlign w:val="center"/>
          </w:tcPr>
          <w:p w14:paraId="207D97C0" w14:textId="77777777" w:rsidR="002029AF" w:rsidRPr="00C71D9C" w:rsidRDefault="002029AF" w:rsidP="00F87494">
            <w:pPr>
              <w:jc w:val="center"/>
              <w:rPr>
                <w:rFonts w:asciiTheme="minorEastAsia" w:hAnsiTheme="minorEastAsia" w:cs="宋体"/>
                <w:sz w:val="20"/>
                <w:szCs w:val="20"/>
              </w:rPr>
            </w:pPr>
            <w:r>
              <w:rPr>
                <w:rFonts w:asciiTheme="minorEastAsia" w:hAnsiTheme="minorEastAsia" w:cs="宋体" w:hint="eastAsia"/>
                <w:sz w:val="20"/>
                <w:szCs w:val="20"/>
              </w:rPr>
              <w:t>1分/项</w:t>
            </w:r>
          </w:p>
        </w:tc>
      </w:tr>
      <w:tr w:rsidR="002029AF" w:rsidRPr="00B40795" w14:paraId="725D154A" w14:textId="77777777" w:rsidTr="00F87494">
        <w:trPr>
          <w:trHeight w:val="436"/>
        </w:trPr>
        <w:tc>
          <w:tcPr>
            <w:tcW w:w="411" w:type="pct"/>
            <w:shd w:val="clear" w:color="auto" w:fill="auto"/>
            <w:vAlign w:val="center"/>
          </w:tcPr>
          <w:p w14:paraId="050228F2" w14:textId="77777777" w:rsidR="002029AF" w:rsidRPr="00B40795" w:rsidRDefault="002029AF" w:rsidP="00F87494">
            <w:pPr>
              <w:jc w:val="center"/>
              <w:rPr>
                <w:rFonts w:asciiTheme="minorEastAsia" w:hAnsiTheme="minorEastAsia" w:cs="宋体"/>
                <w:sz w:val="20"/>
                <w:szCs w:val="20"/>
              </w:rPr>
            </w:pPr>
            <w:r>
              <w:rPr>
                <w:rFonts w:asciiTheme="minorEastAsia" w:hAnsiTheme="minorEastAsia" w:cs="宋体" w:hint="eastAsia"/>
                <w:sz w:val="20"/>
                <w:szCs w:val="20"/>
              </w:rPr>
              <w:t>10</w:t>
            </w:r>
          </w:p>
        </w:tc>
        <w:tc>
          <w:tcPr>
            <w:tcW w:w="779" w:type="pct"/>
            <w:shd w:val="clear" w:color="auto" w:fill="auto"/>
            <w:vAlign w:val="center"/>
          </w:tcPr>
          <w:p w14:paraId="3EE97846" w14:textId="77777777" w:rsidR="002029AF" w:rsidRPr="00B40795" w:rsidRDefault="002029AF" w:rsidP="00F87494">
            <w:pPr>
              <w:jc w:val="center"/>
              <w:rPr>
                <w:rFonts w:asciiTheme="minorEastAsia" w:hAnsiTheme="minorEastAsia" w:cs="宋体"/>
                <w:sz w:val="20"/>
                <w:szCs w:val="20"/>
              </w:rPr>
            </w:pPr>
            <w:r>
              <w:rPr>
                <w:rFonts w:asciiTheme="minorEastAsia" w:hAnsiTheme="minorEastAsia" w:cs="宋体" w:hint="eastAsia"/>
                <w:sz w:val="20"/>
                <w:szCs w:val="20"/>
              </w:rPr>
              <w:t>参与激励</w:t>
            </w:r>
          </w:p>
        </w:tc>
        <w:tc>
          <w:tcPr>
            <w:tcW w:w="2985" w:type="pct"/>
            <w:shd w:val="clear" w:color="auto" w:fill="auto"/>
            <w:vAlign w:val="center"/>
          </w:tcPr>
          <w:p w14:paraId="1DB7DD4A" w14:textId="77777777" w:rsidR="002029AF" w:rsidRDefault="002029AF" w:rsidP="00F87494">
            <w:pPr>
              <w:jc w:val="center"/>
              <w:rPr>
                <w:rFonts w:asciiTheme="minorEastAsia" w:hAnsiTheme="minorEastAsia" w:cs="Arial"/>
                <w:color w:val="333333"/>
                <w:szCs w:val="21"/>
              </w:rPr>
            </w:pPr>
            <w:r>
              <w:rPr>
                <w:rFonts w:asciiTheme="minorEastAsia" w:hAnsiTheme="minorEastAsia" w:cs="Arial" w:hint="eastAsia"/>
                <w:color w:val="333333"/>
                <w:szCs w:val="21"/>
              </w:rPr>
              <w:t>参与圈子、活动获得积分数</w:t>
            </w:r>
          </w:p>
        </w:tc>
        <w:tc>
          <w:tcPr>
            <w:tcW w:w="825" w:type="pct"/>
            <w:shd w:val="clear" w:color="auto" w:fill="auto"/>
            <w:vAlign w:val="center"/>
          </w:tcPr>
          <w:p w14:paraId="31B11AC7" w14:textId="77777777" w:rsidR="002029AF" w:rsidRPr="00B40795" w:rsidRDefault="002029AF" w:rsidP="00F87494">
            <w:pPr>
              <w:jc w:val="center"/>
              <w:rPr>
                <w:rFonts w:asciiTheme="minorEastAsia" w:hAnsiTheme="minorEastAsia" w:cs="宋体"/>
                <w:sz w:val="20"/>
                <w:szCs w:val="20"/>
              </w:rPr>
            </w:pPr>
            <w:r>
              <w:rPr>
                <w:rFonts w:asciiTheme="minorEastAsia" w:hAnsiTheme="minorEastAsia" w:cs="宋体" w:hint="eastAsia"/>
                <w:sz w:val="20"/>
                <w:szCs w:val="20"/>
              </w:rPr>
              <w:t>1分/项</w:t>
            </w:r>
          </w:p>
        </w:tc>
      </w:tr>
      <w:tr w:rsidR="002029AF" w:rsidRPr="00B40795" w14:paraId="4BF16569" w14:textId="77777777" w:rsidTr="00F87494">
        <w:trPr>
          <w:trHeight w:val="436"/>
        </w:trPr>
        <w:tc>
          <w:tcPr>
            <w:tcW w:w="411" w:type="pct"/>
            <w:shd w:val="clear" w:color="auto" w:fill="auto"/>
            <w:vAlign w:val="center"/>
          </w:tcPr>
          <w:p w14:paraId="78069F48" w14:textId="77777777" w:rsidR="002029AF" w:rsidRDefault="002029AF" w:rsidP="00F87494">
            <w:pPr>
              <w:jc w:val="center"/>
              <w:rPr>
                <w:rFonts w:asciiTheme="minorEastAsia" w:hAnsiTheme="minorEastAsia" w:cs="宋体"/>
                <w:sz w:val="20"/>
                <w:szCs w:val="20"/>
              </w:rPr>
            </w:pPr>
            <w:r>
              <w:rPr>
                <w:rFonts w:asciiTheme="minorEastAsia" w:hAnsiTheme="minorEastAsia" w:cs="宋体" w:hint="eastAsia"/>
                <w:sz w:val="20"/>
                <w:szCs w:val="20"/>
              </w:rPr>
              <w:t>11</w:t>
            </w:r>
          </w:p>
        </w:tc>
        <w:tc>
          <w:tcPr>
            <w:tcW w:w="779" w:type="pct"/>
            <w:shd w:val="clear" w:color="auto" w:fill="auto"/>
            <w:vAlign w:val="center"/>
          </w:tcPr>
          <w:p w14:paraId="31198079" w14:textId="77777777" w:rsidR="002029AF" w:rsidRDefault="002029AF" w:rsidP="00F87494">
            <w:pPr>
              <w:jc w:val="center"/>
              <w:rPr>
                <w:rFonts w:asciiTheme="minorEastAsia" w:hAnsiTheme="minorEastAsia" w:cs="宋体"/>
                <w:sz w:val="20"/>
                <w:szCs w:val="20"/>
              </w:rPr>
            </w:pPr>
            <w:r>
              <w:rPr>
                <w:rFonts w:asciiTheme="minorEastAsia" w:hAnsiTheme="minorEastAsia" w:cs="宋体" w:hint="eastAsia"/>
                <w:sz w:val="20"/>
                <w:szCs w:val="20"/>
              </w:rPr>
              <w:t>管理升级</w:t>
            </w:r>
          </w:p>
        </w:tc>
        <w:tc>
          <w:tcPr>
            <w:tcW w:w="2985" w:type="pct"/>
            <w:shd w:val="clear" w:color="auto" w:fill="auto"/>
            <w:vAlign w:val="center"/>
          </w:tcPr>
          <w:p w14:paraId="3A626A6A" w14:textId="77777777" w:rsidR="002029AF" w:rsidRPr="00B40795" w:rsidRDefault="002029AF" w:rsidP="002029AF">
            <w:pPr>
              <w:jc w:val="center"/>
              <w:rPr>
                <w:rFonts w:asciiTheme="minorEastAsia" w:hAnsiTheme="minorEastAsia" w:cs="宋体"/>
                <w:sz w:val="20"/>
                <w:szCs w:val="20"/>
              </w:rPr>
            </w:pPr>
            <w:r>
              <w:rPr>
                <w:rFonts w:asciiTheme="minorEastAsia" w:hAnsiTheme="minorEastAsia" w:cs="Arial" w:hint="eastAsia"/>
                <w:color w:val="333333"/>
                <w:szCs w:val="21"/>
              </w:rPr>
              <w:t>所参与活动圈子转常设圈子积分</w:t>
            </w:r>
          </w:p>
        </w:tc>
        <w:tc>
          <w:tcPr>
            <w:tcW w:w="825" w:type="pct"/>
            <w:shd w:val="clear" w:color="auto" w:fill="auto"/>
            <w:vAlign w:val="center"/>
          </w:tcPr>
          <w:p w14:paraId="6C9930C8" w14:textId="77777777" w:rsidR="002029AF" w:rsidRPr="00C71D9C" w:rsidRDefault="002029AF" w:rsidP="00F87494">
            <w:pPr>
              <w:jc w:val="center"/>
              <w:rPr>
                <w:rFonts w:asciiTheme="minorEastAsia" w:hAnsiTheme="minorEastAsia" w:cs="宋体"/>
                <w:sz w:val="20"/>
                <w:szCs w:val="20"/>
              </w:rPr>
            </w:pPr>
            <w:r>
              <w:rPr>
                <w:rFonts w:asciiTheme="minorEastAsia" w:hAnsiTheme="minorEastAsia" w:cs="宋体" w:hint="eastAsia"/>
                <w:sz w:val="20"/>
                <w:szCs w:val="20"/>
              </w:rPr>
              <w:t>1分/项</w:t>
            </w:r>
          </w:p>
        </w:tc>
      </w:tr>
      <w:tr w:rsidR="002029AF" w:rsidRPr="00B40795" w14:paraId="1AA46A80" w14:textId="77777777" w:rsidTr="00F87494">
        <w:trPr>
          <w:trHeight w:val="436"/>
        </w:trPr>
        <w:tc>
          <w:tcPr>
            <w:tcW w:w="411" w:type="pct"/>
            <w:shd w:val="clear" w:color="auto" w:fill="auto"/>
            <w:vAlign w:val="center"/>
          </w:tcPr>
          <w:p w14:paraId="06CC579F" w14:textId="77777777" w:rsidR="002029AF" w:rsidRDefault="002029AF" w:rsidP="00F87494">
            <w:pPr>
              <w:jc w:val="center"/>
              <w:rPr>
                <w:rFonts w:asciiTheme="minorEastAsia" w:hAnsiTheme="minorEastAsia" w:cs="宋体"/>
                <w:sz w:val="20"/>
                <w:szCs w:val="20"/>
              </w:rPr>
            </w:pPr>
            <w:r>
              <w:rPr>
                <w:rFonts w:asciiTheme="minorEastAsia" w:hAnsiTheme="minorEastAsia" w:cs="宋体" w:hint="eastAsia"/>
                <w:sz w:val="20"/>
                <w:szCs w:val="20"/>
              </w:rPr>
              <w:t>12</w:t>
            </w:r>
          </w:p>
        </w:tc>
        <w:tc>
          <w:tcPr>
            <w:tcW w:w="779" w:type="pct"/>
            <w:shd w:val="clear" w:color="auto" w:fill="auto"/>
            <w:vAlign w:val="center"/>
          </w:tcPr>
          <w:p w14:paraId="684A2682" w14:textId="77777777" w:rsidR="002029AF" w:rsidRDefault="002029AF" w:rsidP="00F87494">
            <w:pPr>
              <w:jc w:val="center"/>
              <w:rPr>
                <w:rFonts w:asciiTheme="minorEastAsia" w:hAnsiTheme="minorEastAsia" w:cs="宋体"/>
                <w:sz w:val="20"/>
                <w:szCs w:val="20"/>
              </w:rPr>
            </w:pPr>
            <w:r>
              <w:rPr>
                <w:rFonts w:asciiTheme="minorEastAsia" w:hAnsiTheme="minorEastAsia" w:cs="宋体" w:hint="eastAsia"/>
                <w:sz w:val="20"/>
                <w:szCs w:val="20"/>
              </w:rPr>
              <w:t>消极惩罚</w:t>
            </w:r>
          </w:p>
        </w:tc>
        <w:tc>
          <w:tcPr>
            <w:tcW w:w="2985" w:type="pct"/>
            <w:shd w:val="clear" w:color="auto" w:fill="auto"/>
            <w:vAlign w:val="center"/>
          </w:tcPr>
          <w:p w14:paraId="7FB42875" w14:textId="77777777" w:rsidR="002029AF" w:rsidRDefault="002029AF" w:rsidP="00F87494">
            <w:pPr>
              <w:jc w:val="center"/>
              <w:rPr>
                <w:rFonts w:asciiTheme="minorEastAsia" w:hAnsiTheme="minorEastAsia" w:cs="Arial"/>
                <w:color w:val="333333"/>
                <w:szCs w:val="21"/>
              </w:rPr>
            </w:pPr>
            <w:r>
              <w:rPr>
                <w:rFonts w:asciiTheme="minorEastAsia" w:hAnsiTheme="minorEastAsia" w:cs="Arial" w:hint="eastAsia"/>
                <w:color w:val="333333"/>
                <w:szCs w:val="21"/>
              </w:rPr>
              <w:t>拒绝组织安排的任务及活动</w:t>
            </w:r>
          </w:p>
        </w:tc>
        <w:tc>
          <w:tcPr>
            <w:tcW w:w="825" w:type="pct"/>
            <w:shd w:val="clear" w:color="auto" w:fill="auto"/>
            <w:vAlign w:val="center"/>
          </w:tcPr>
          <w:p w14:paraId="3D810B89" w14:textId="77777777" w:rsidR="002029AF" w:rsidRDefault="002029AF" w:rsidP="00F87494">
            <w:pPr>
              <w:jc w:val="center"/>
              <w:rPr>
                <w:rFonts w:asciiTheme="minorEastAsia" w:hAnsiTheme="minorEastAsia" w:cs="宋体"/>
                <w:sz w:val="20"/>
                <w:szCs w:val="20"/>
              </w:rPr>
            </w:pPr>
            <w:r>
              <w:rPr>
                <w:rFonts w:asciiTheme="minorEastAsia" w:hAnsiTheme="minorEastAsia" w:cs="宋体" w:hint="eastAsia"/>
                <w:sz w:val="20"/>
                <w:szCs w:val="20"/>
              </w:rPr>
              <w:t>-1分/项</w:t>
            </w:r>
          </w:p>
        </w:tc>
      </w:tr>
    </w:tbl>
    <w:p w14:paraId="30968146" w14:textId="77777777" w:rsidR="00291A21" w:rsidRDefault="00291A21" w:rsidP="00291A21">
      <w:pPr>
        <w:rPr>
          <w:rFonts w:asciiTheme="minorEastAsia" w:hAnsiTheme="minorEastAsia" w:cs="宋体"/>
          <w:sz w:val="20"/>
          <w:szCs w:val="20"/>
        </w:rPr>
      </w:pPr>
      <w:r w:rsidRPr="00E6378F">
        <w:rPr>
          <w:rFonts w:asciiTheme="minorEastAsia" w:hAnsiTheme="minorEastAsia" w:cs="宋体"/>
          <w:sz w:val="20"/>
          <w:szCs w:val="20"/>
        </w:rPr>
        <w:t>注</w:t>
      </w:r>
      <w:r w:rsidRPr="00E6378F">
        <w:rPr>
          <w:rFonts w:asciiTheme="minorEastAsia" w:hAnsiTheme="minorEastAsia" w:cs="宋体" w:hint="eastAsia"/>
          <w:sz w:val="20"/>
          <w:szCs w:val="20"/>
        </w:rPr>
        <w:t>：</w:t>
      </w:r>
      <w:r w:rsidR="002029AF">
        <w:rPr>
          <w:rFonts w:asciiTheme="minorEastAsia" w:hAnsiTheme="minorEastAsia" w:cs="宋体" w:hint="eastAsia"/>
          <w:sz w:val="20"/>
          <w:szCs w:val="20"/>
        </w:rPr>
        <w:t>1、</w:t>
      </w:r>
      <w:r>
        <w:rPr>
          <w:rFonts w:asciiTheme="minorEastAsia" w:hAnsiTheme="minorEastAsia" w:cs="宋体" w:hint="eastAsia"/>
          <w:sz w:val="20"/>
          <w:szCs w:val="20"/>
        </w:rPr>
        <w:t>以上积分内容可以累积计算。</w:t>
      </w:r>
    </w:p>
    <w:p w14:paraId="18EA2CEE" w14:textId="77777777" w:rsidR="007B2A09" w:rsidRDefault="002029AF" w:rsidP="00291A21">
      <w:pPr>
        <w:rPr>
          <w:b/>
          <w:sz w:val="32"/>
        </w:rPr>
      </w:pPr>
      <w:r>
        <w:rPr>
          <w:rFonts w:asciiTheme="minorEastAsia" w:hAnsiTheme="minorEastAsia" w:cs="宋体" w:hint="eastAsia"/>
          <w:sz w:val="20"/>
          <w:szCs w:val="20"/>
        </w:rPr>
        <w:t xml:space="preserve">    2、积分由上一级管理人员提报，秘书处统一管理。</w:t>
      </w:r>
    </w:p>
    <w:p w14:paraId="6ACA5969" w14:textId="77777777" w:rsidR="00291A21" w:rsidRPr="004817C2" w:rsidRDefault="00291A21" w:rsidP="00291A21">
      <w:pPr>
        <w:rPr>
          <w:b/>
          <w:sz w:val="32"/>
        </w:rPr>
      </w:pPr>
      <w:r w:rsidRPr="004817C2">
        <w:rPr>
          <w:rFonts w:hint="eastAsia"/>
          <w:b/>
          <w:sz w:val="32"/>
        </w:rPr>
        <w:t>2</w:t>
      </w:r>
      <w:r w:rsidRPr="004817C2">
        <w:rPr>
          <w:rFonts w:hint="eastAsia"/>
          <w:b/>
          <w:sz w:val="32"/>
        </w:rPr>
        <w:t>、积分应用</w:t>
      </w:r>
    </w:p>
    <w:tbl>
      <w:tblPr>
        <w:tblW w:w="5645" w:type="pct"/>
        <w:tblInd w:w="-5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47"/>
        <w:gridCol w:w="1795"/>
        <w:gridCol w:w="6879"/>
      </w:tblGrid>
      <w:tr w:rsidR="00291A21" w:rsidRPr="00B40795" w14:paraId="2F9AB1D1" w14:textId="77777777" w:rsidTr="00F87494">
        <w:trPr>
          <w:trHeight w:val="410"/>
          <w:tblHeader/>
        </w:trPr>
        <w:tc>
          <w:tcPr>
            <w:tcW w:w="492" w:type="pct"/>
            <w:shd w:val="clear" w:color="auto" w:fill="auto"/>
            <w:vAlign w:val="center"/>
            <w:hideMark/>
          </w:tcPr>
          <w:p w14:paraId="6FD4FEC3" w14:textId="77777777" w:rsidR="00291A21" w:rsidRPr="00B40795" w:rsidRDefault="00291A21" w:rsidP="00F87494">
            <w:pPr>
              <w:jc w:val="center"/>
              <w:rPr>
                <w:rFonts w:asciiTheme="minorEastAsia" w:hAnsiTheme="minorEastAsia" w:cs="宋体"/>
                <w:sz w:val="20"/>
                <w:szCs w:val="20"/>
              </w:rPr>
            </w:pPr>
            <w:r w:rsidRPr="00B40795">
              <w:rPr>
                <w:rFonts w:asciiTheme="minorEastAsia" w:hAnsiTheme="minorEastAsia" w:cs="宋体" w:hint="eastAsia"/>
                <w:sz w:val="20"/>
                <w:szCs w:val="20"/>
              </w:rPr>
              <w:t>序号</w:t>
            </w:r>
          </w:p>
        </w:tc>
        <w:tc>
          <w:tcPr>
            <w:tcW w:w="933" w:type="pct"/>
            <w:shd w:val="clear" w:color="auto" w:fill="auto"/>
            <w:vAlign w:val="center"/>
            <w:hideMark/>
          </w:tcPr>
          <w:p w14:paraId="593E7527" w14:textId="77777777" w:rsidR="00291A21" w:rsidRPr="00B40795" w:rsidRDefault="00291A21" w:rsidP="00F87494">
            <w:pPr>
              <w:jc w:val="center"/>
              <w:rPr>
                <w:rFonts w:asciiTheme="minorEastAsia" w:hAnsiTheme="minorEastAsia" w:cs="宋体"/>
                <w:sz w:val="20"/>
                <w:szCs w:val="20"/>
              </w:rPr>
            </w:pPr>
            <w:r>
              <w:rPr>
                <w:rFonts w:asciiTheme="minorEastAsia" w:hAnsiTheme="minorEastAsia" w:cs="宋体" w:hint="eastAsia"/>
                <w:sz w:val="20"/>
                <w:szCs w:val="20"/>
              </w:rPr>
              <w:t>应用项目</w:t>
            </w:r>
          </w:p>
        </w:tc>
        <w:tc>
          <w:tcPr>
            <w:tcW w:w="3575" w:type="pct"/>
            <w:shd w:val="clear" w:color="auto" w:fill="auto"/>
            <w:vAlign w:val="center"/>
            <w:hideMark/>
          </w:tcPr>
          <w:p w14:paraId="4C212BD0" w14:textId="77777777" w:rsidR="00291A21" w:rsidRPr="00B40795" w:rsidRDefault="00291A21" w:rsidP="00F87494">
            <w:pPr>
              <w:jc w:val="center"/>
              <w:rPr>
                <w:rFonts w:asciiTheme="minorEastAsia" w:hAnsiTheme="minorEastAsia" w:cs="宋体"/>
                <w:sz w:val="20"/>
                <w:szCs w:val="20"/>
              </w:rPr>
            </w:pPr>
            <w:r>
              <w:rPr>
                <w:rFonts w:asciiTheme="minorEastAsia" w:hAnsiTheme="minorEastAsia" w:cs="宋体" w:hint="eastAsia"/>
                <w:sz w:val="20"/>
                <w:szCs w:val="20"/>
              </w:rPr>
              <w:t>积分应用内容</w:t>
            </w:r>
          </w:p>
        </w:tc>
      </w:tr>
      <w:tr w:rsidR="00291A21" w:rsidRPr="00C71D9C" w14:paraId="40908ED7" w14:textId="77777777" w:rsidTr="00F87494">
        <w:trPr>
          <w:trHeight w:val="443"/>
        </w:trPr>
        <w:tc>
          <w:tcPr>
            <w:tcW w:w="492" w:type="pct"/>
            <w:shd w:val="clear" w:color="auto" w:fill="auto"/>
            <w:vAlign w:val="center"/>
            <w:hideMark/>
          </w:tcPr>
          <w:p w14:paraId="5CA45DF0" w14:textId="77777777" w:rsidR="00291A21" w:rsidRPr="00B40795" w:rsidRDefault="00291A21" w:rsidP="00F87494">
            <w:pPr>
              <w:jc w:val="center"/>
              <w:rPr>
                <w:rFonts w:asciiTheme="minorEastAsia" w:hAnsiTheme="minorEastAsia" w:cs="宋体"/>
                <w:sz w:val="20"/>
                <w:szCs w:val="20"/>
              </w:rPr>
            </w:pPr>
            <w:r w:rsidRPr="00B40795">
              <w:rPr>
                <w:rFonts w:asciiTheme="minorEastAsia" w:hAnsiTheme="minorEastAsia" w:cs="宋体" w:hint="eastAsia"/>
                <w:sz w:val="20"/>
                <w:szCs w:val="20"/>
              </w:rPr>
              <w:t>1</w:t>
            </w:r>
          </w:p>
        </w:tc>
        <w:tc>
          <w:tcPr>
            <w:tcW w:w="933" w:type="pct"/>
            <w:shd w:val="clear" w:color="auto" w:fill="auto"/>
            <w:vAlign w:val="center"/>
            <w:hideMark/>
          </w:tcPr>
          <w:p w14:paraId="28B4B72D" w14:textId="77777777" w:rsidR="00291A21" w:rsidRPr="00B40795" w:rsidRDefault="00291A21" w:rsidP="00F87494">
            <w:pPr>
              <w:jc w:val="center"/>
              <w:rPr>
                <w:rFonts w:asciiTheme="minorEastAsia" w:hAnsiTheme="minorEastAsia" w:cs="宋体"/>
                <w:sz w:val="20"/>
                <w:szCs w:val="20"/>
              </w:rPr>
            </w:pPr>
            <w:r>
              <w:rPr>
                <w:rFonts w:asciiTheme="minorEastAsia" w:hAnsiTheme="minorEastAsia" w:cs="宋体" w:hint="eastAsia"/>
                <w:sz w:val="20"/>
                <w:szCs w:val="20"/>
              </w:rPr>
              <w:t>优先权</w:t>
            </w:r>
          </w:p>
        </w:tc>
        <w:tc>
          <w:tcPr>
            <w:tcW w:w="3575" w:type="pct"/>
            <w:shd w:val="clear" w:color="auto" w:fill="auto"/>
            <w:vAlign w:val="center"/>
          </w:tcPr>
          <w:p w14:paraId="37E3FDE8" w14:textId="77777777" w:rsidR="00291A21" w:rsidRPr="00B40795" w:rsidRDefault="00291A21" w:rsidP="00F87494">
            <w:pPr>
              <w:jc w:val="center"/>
              <w:rPr>
                <w:rFonts w:asciiTheme="minorEastAsia" w:hAnsiTheme="minorEastAsia" w:cs="宋体"/>
                <w:sz w:val="20"/>
                <w:szCs w:val="20"/>
              </w:rPr>
            </w:pPr>
            <w:r>
              <w:rPr>
                <w:rFonts w:asciiTheme="minorEastAsia" w:hAnsiTheme="minorEastAsia" w:cs="Arial" w:hint="eastAsia"/>
                <w:color w:val="333333"/>
                <w:szCs w:val="21"/>
              </w:rPr>
              <w:t>限制名额的活动报名时，积分高者优先。</w:t>
            </w:r>
          </w:p>
        </w:tc>
      </w:tr>
      <w:tr w:rsidR="00291A21" w:rsidRPr="00C71D9C" w14:paraId="02C6BF04" w14:textId="77777777" w:rsidTr="00F87494">
        <w:trPr>
          <w:trHeight w:val="443"/>
        </w:trPr>
        <w:tc>
          <w:tcPr>
            <w:tcW w:w="492" w:type="pct"/>
            <w:shd w:val="clear" w:color="auto" w:fill="auto"/>
            <w:vAlign w:val="center"/>
            <w:hideMark/>
          </w:tcPr>
          <w:p w14:paraId="04C4949E" w14:textId="77777777" w:rsidR="00291A21" w:rsidRPr="00B40795" w:rsidRDefault="00291A21" w:rsidP="00F87494">
            <w:pPr>
              <w:jc w:val="center"/>
              <w:rPr>
                <w:rFonts w:asciiTheme="minorEastAsia" w:hAnsiTheme="minorEastAsia" w:cs="宋体"/>
                <w:sz w:val="20"/>
                <w:szCs w:val="20"/>
              </w:rPr>
            </w:pPr>
            <w:r w:rsidRPr="00B40795">
              <w:rPr>
                <w:rFonts w:asciiTheme="minorEastAsia" w:hAnsiTheme="minorEastAsia" w:cs="宋体" w:hint="eastAsia"/>
                <w:sz w:val="20"/>
                <w:szCs w:val="20"/>
              </w:rPr>
              <w:t>2</w:t>
            </w:r>
          </w:p>
        </w:tc>
        <w:tc>
          <w:tcPr>
            <w:tcW w:w="933" w:type="pct"/>
            <w:shd w:val="clear" w:color="auto" w:fill="auto"/>
            <w:vAlign w:val="center"/>
            <w:hideMark/>
          </w:tcPr>
          <w:p w14:paraId="048621F5" w14:textId="77777777" w:rsidR="00291A21" w:rsidRPr="00C71D9C" w:rsidRDefault="00291A21" w:rsidP="00F87494">
            <w:pPr>
              <w:jc w:val="center"/>
              <w:rPr>
                <w:rFonts w:asciiTheme="minorEastAsia" w:hAnsiTheme="minorEastAsia" w:cs="宋体"/>
                <w:sz w:val="20"/>
                <w:szCs w:val="20"/>
              </w:rPr>
            </w:pPr>
            <w:r>
              <w:rPr>
                <w:rFonts w:asciiTheme="minorEastAsia" w:hAnsiTheme="minorEastAsia" w:cs="宋体" w:hint="eastAsia"/>
                <w:sz w:val="20"/>
                <w:szCs w:val="20"/>
              </w:rPr>
              <w:t>年度激励</w:t>
            </w:r>
          </w:p>
        </w:tc>
        <w:tc>
          <w:tcPr>
            <w:tcW w:w="3575" w:type="pct"/>
            <w:shd w:val="clear" w:color="auto" w:fill="auto"/>
            <w:vAlign w:val="center"/>
          </w:tcPr>
          <w:p w14:paraId="28D15C18" w14:textId="77777777" w:rsidR="00291A21" w:rsidRPr="004817C2" w:rsidRDefault="00291A21" w:rsidP="00F87494">
            <w:pPr>
              <w:spacing w:before="100" w:beforeAutospacing="1" w:after="100" w:afterAutospacing="1"/>
              <w:rPr>
                <w:rFonts w:asciiTheme="minorEastAsia" w:hAnsiTheme="minorEastAsia" w:cs="Arial"/>
                <w:color w:val="333333"/>
                <w:szCs w:val="21"/>
              </w:rPr>
            </w:pPr>
            <w:r w:rsidRPr="004817C2">
              <w:rPr>
                <w:rFonts w:asciiTheme="minorEastAsia" w:hAnsiTheme="minorEastAsia" w:cs="Arial" w:hint="eastAsia"/>
                <w:color w:val="333333"/>
                <w:szCs w:val="21"/>
              </w:rPr>
              <w:t>每年对班级积分按从高到低进行排名，对班级积分前2名的同学颁发“MEM年度最佳贡献奖”。</w:t>
            </w:r>
          </w:p>
        </w:tc>
      </w:tr>
      <w:tr w:rsidR="00291A21" w:rsidRPr="00C71D9C" w14:paraId="068BD466" w14:textId="77777777" w:rsidTr="00F87494">
        <w:trPr>
          <w:trHeight w:val="443"/>
        </w:trPr>
        <w:tc>
          <w:tcPr>
            <w:tcW w:w="492" w:type="pct"/>
            <w:shd w:val="clear" w:color="auto" w:fill="auto"/>
            <w:vAlign w:val="center"/>
            <w:hideMark/>
          </w:tcPr>
          <w:p w14:paraId="1D9ABC12" w14:textId="77777777" w:rsidR="00291A21" w:rsidRPr="00B40795" w:rsidRDefault="00291A21" w:rsidP="00F87494">
            <w:pPr>
              <w:jc w:val="center"/>
              <w:rPr>
                <w:rFonts w:asciiTheme="minorEastAsia" w:hAnsiTheme="minorEastAsia" w:cs="宋体"/>
                <w:sz w:val="20"/>
                <w:szCs w:val="20"/>
              </w:rPr>
            </w:pPr>
            <w:r w:rsidRPr="00B40795">
              <w:rPr>
                <w:rFonts w:asciiTheme="minorEastAsia" w:hAnsiTheme="minorEastAsia" w:cs="宋体" w:hint="eastAsia"/>
                <w:sz w:val="20"/>
                <w:szCs w:val="20"/>
              </w:rPr>
              <w:t>3</w:t>
            </w:r>
          </w:p>
        </w:tc>
        <w:tc>
          <w:tcPr>
            <w:tcW w:w="933" w:type="pct"/>
            <w:shd w:val="clear" w:color="auto" w:fill="auto"/>
            <w:vAlign w:val="center"/>
            <w:hideMark/>
          </w:tcPr>
          <w:p w14:paraId="542DBA2F" w14:textId="77777777" w:rsidR="00291A21" w:rsidRPr="00C71D9C" w:rsidRDefault="00291A21" w:rsidP="00F87494">
            <w:pPr>
              <w:jc w:val="center"/>
              <w:rPr>
                <w:rFonts w:asciiTheme="minorEastAsia" w:hAnsiTheme="minorEastAsia" w:cs="宋体"/>
                <w:sz w:val="20"/>
                <w:szCs w:val="20"/>
              </w:rPr>
            </w:pPr>
            <w:r>
              <w:rPr>
                <w:rFonts w:asciiTheme="minorEastAsia" w:hAnsiTheme="minorEastAsia" w:cs="宋体" w:hint="eastAsia"/>
                <w:sz w:val="20"/>
                <w:szCs w:val="20"/>
              </w:rPr>
              <w:t>组织贡献</w:t>
            </w:r>
          </w:p>
        </w:tc>
        <w:tc>
          <w:tcPr>
            <w:tcW w:w="3575" w:type="pct"/>
            <w:shd w:val="clear" w:color="auto" w:fill="auto"/>
            <w:vAlign w:val="center"/>
          </w:tcPr>
          <w:p w14:paraId="794C7E07" w14:textId="77777777" w:rsidR="00291A21" w:rsidRPr="004817C2" w:rsidRDefault="00291A21" w:rsidP="00F87494">
            <w:pPr>
              <w:spacing w:before="100" w:beforeAutospacing="1" w:after="100" w:afterAutospacing="1"/>
              <w:rPr>
                <w:rFonts w:asciiTheme="minorEastAsia" w:hAnsiTheme="minorEastAsia" w:cs="宋体"/>
                <w:sz w:val="20"/>
                <w:szCs w:val="20"/>
              </w:rPr>
            </w:pPr>
            <w:r w:rsidRPr="00DC3D63">
              <w:rPr>
                <w:rFonts w:asciiTheme="minorEastAsia" w:hAnsiTheme="minorEastAsia" w:cs="Arial" w:hint="eastAsia"/>
                <w:color w:val="333333"/>
                <w:szCs w:val="21"/>
              </w:rPr>
              <w:t>每年对班级积分按从高到低进行排名，对班级积分前2名的同学颁发“MEM年度最佳贡献奖”</w:t>
            </w:r>
            <w:r>
              <w:rPr>
                <w:rFonts w:asciiTheme="minorEastAsia" w:hAnsiTheme="minorEastAsia" w:cs="Arial" w:hint="eastAsia"/>
                <w:color w:val="333333"/>
                <w:szCs w:val="21"/>
              </w:rPr>
              <w:t>。</w:t>
            </w:r>
          </w:p>
        </w:tc>
      </w:tr>
    </w:tbl>
    <w:p w14:paraId="3D5FF84A" w14:textId="77777777" w:rsidR="002029AF" w:rsidRDefault="002029AF" w:rsidP="00291A21">
      <w:pPr>
        <w:rPr>
          <w:rFonts w:asciiTheme="minorEastAsia" w:hAnsiTheme="minorEastAsia" w:cs="Arial"/>
          <w:color w:val="333333"/>
          <w:szCs w:val="21"/>
        </w:rPr>
      </w:pPr>
    </w:p>
    <w:p w14:paraId="25C5014E" w14:textId="77777777" w:rsidR="00D054C2" w:rsidRPr="00291A21" w:rsidRDefault="00D054C2" w:rsidP="00944F69">
      <w:pPr>
        <w:ind w:firstLineChars="200" w:firstLine="560"/>
        <w:rPr>
          <w:rFonts w:ascii="Arial" w:hAnsi="Arial" w:cs="Arial"/>
          <w:color w:val="333333"/>
          <w:sz w:val="28"/>
          <w:szCs w:val="28"/>
        </w:rPr>
      </w:pPr>
    </w:p>
    <w:sectPr w:rsidR="00D054C2" w:rsidRPr="00291A21" w:rsidSect="0094493C">
      <w:pgSz w:w="11906" w:h="16838"/>
      <w:pgMar w:top="1440" w:right="1800" w:bottom="1440" w:left="1800" w:header="851" w:footer="992" w:gutter="0"/>
      <w:pgNumType w:start="1"/>
      <w:cols w:space="425"/>
      <w:titlePg/>
      <w:docGrid w:type="lines" w:linePitch="312"/>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4" w:author="周鹏 zhoupeng" w:date="2017-09-15T21:51:00Z" w:initials="周鹏">
    <w:p w14:paraId="423218DD" w14:textId="77777777" w:rsidR="003A7706" w:rsidRDefault="003A7706" w:rsidP="00E5064D">
      <w:pPr>
        <w:pStyle w:val="af5"/>
      </w:pPr>
      <w:r>
        <w:rPr>
          <w:rStyle w:val="af4"/>
        </w:rPr>
        <w:annotationRef/>
      </w:r>
      <w:r>
        <w:rPr>
          <w:rFonts w:hint="eastAsia"/>
        </w:rPr>
        <w:t xml:space="preserve">　没有经理，圈子内部起冲突怎么办？</w:t>
      </w:r>
    </w:p>
    <w:p w14:paraId="16F0A556" w14:textId="77777777" w:rsidR="003A7706" w:rsidRDefault="003A7706" w:rsidP="00E5064D">
      <w:pPr>
        <w:pStyle w:val="af5"/>
      </w:pPr>
    </w:p>
    <w:p w14:paraId="29039FEC" w14:textId="77777777" w:rsidR="003A7706" w:rsidRDefault="003A7706" w:rsidP="00E5064D">
      <w:pPr>
        <w:pStyle w:val="af5"/>
      </w:pPr>
      <w:r>
        <w:rPr>
          <w:rFonts w:hint="eastAsia"/>
        </w:rPr>
        <w:t xml:space="preserve">　　这里有两种机制。</w:t>
      </w:r>
    </w:p>
    <w:p w14:paraId="0B1AE5BF" w14:textId="77777777" w:rsidR="003A7706" w:rsidRDefault="003A7706" w:rsidP="00E5064D">
      <w:pPr>
        <w:pStyle w:val="af5"/>
      </w:pPr>
    </w:p>
    <w:p w14:paraId="21EC8F07" w14:textId="77777777" w:rsidR="003A7706" w:rsidRDefault="003A7706" w:rsidP="00E5064D">
      <w:pPr>
        <w:pStyle w:val="af5"/>
      </w:pPr>
      <w:r>
        <w:rPr>
          <w:rFonts w:hint="eastAsia"/>
        </w:rPr>
        <w:t xml:space="preserve">　　第一个机制是“代表链”（</w:t>
      </w:r>
      <w:r>
        <w:rPr>
          <w:rFonts w:hint="eastAsia"/>
        </w:rPr>
        <w:t>representative link</w:t>
      </w:r>
      <w:r>
        <w:rPr>
          <w:rFonts w:hint="eastAsia"/>
        </w:rPr>
        <w:t>）。这是每个圈子自行选出的成员代表，负责将圈子里产生的问题与困惑向有更高权限的圈子汇报，以确保圈子的健康运行。</w:t>
      </w:r>
    </w:p>
    <w:p w14:paraId="0B37D3B1" w14:textId="77777777" w:rsidR="003A7706" w:rsidRDefault="003A7706" w:rsidP="00E5064D">
      <w:pPr>
        <w:pStyle w:val="af5"/>
      </w:pPr>
    </w:p>
    <w:p w14:paraId="77C0E019" w14:textId="77777777" w:rsidR="003A7706" w:rsidRDefault="003A7706" w:rsidP="00E5064D">
      <w:pPr>
        <w:pStyle w:val="af5"/>
      </w:pPr>
      <w:r>
        <w:rPr>
          <w:rFonts w:hint="eastAsia"/>
        </w:rPr>
        <w:t xml:space="preserve">　　第二个机制是开会。如果员工对如何开展工作产生分歧，他们能在定期举行的“管理会议”（</w:t>
      </w:r>
      <w:r>
        <w:rPr>
          <w:rFonts w:hint="eastAsia"/>
        </w:rPr>
        <w:t>governance meeting</w:t>
      </w:r>
      <w:r>
        <w:rPr>
          <w:rFonts w:hint="eastAsia"/>
        </w:rPr>
        <w:t>）上提出，管理会议会明确不同角色的职责范围，制定</w:t>
      </w:r>
      <w:r>
        <w:rPr>
          <w:rFonts w:hint="eastAsia"/>
        </w:rPr>
        <w:t>Zappos</w:t>
      </w:r>
      <w:r>
        <w:rPr>
          <w:rFonts w:hint="eastAsia"/>
        </w:rPr>
        <w:t>的发展方向和目标。与此同时还有“策略会议”（</w:t>
      </w:r>
      <w:r>
        <w:rPr>
          <w:rFonts w:hint="eastAsia"/>
        </w:rPr>
        <w:t>tactical meetings</w:t>
      </w:r>
      <w:r>
        <w:rPr>
          <w:rFonts w:hint="eastAsia"/>
        </w:rPr>
        <w:t>），让员工交流彼此的工作进度、讨论出现的困难并制定下一步行动计划。所有员工都能在会议上畅所欲言。</w:t>
      </w:r>
    </w:p>
  </w:comment>
  <w:comment w:id="25" w:author="周鹏 zhoupeng" w:date="2017-09-15T22:10:00Z" w:initials="周鹏">
    <w:p w14:paraId="3D622521" w14:textId="77777777" w:rsidR="003A7706" w:rsidRDefault="003A7706">
      <w:pPr>
        <w:pStyle w:val="af5"/>
      </w:pPr>
      <w:r>
        <w:rPr>
          <w:rStyle w:val="af4"/>
        </w:rPr>
        <w:annotationRef/>
      </w:r>
      <w:r>
        <w:rPr>
          <w:rFonts w:hint="eastAsia"/>
        </w:rPr>
        <w:t>怎么操作</w:t>
      </w:r>
    </w:p>
  </w:comment>
  <w:comment w:id="26" w:author="周鹏 zhoupeng" w:date="2017-09-15T21:55:00Z" w:initials="周鹏">
    <w:p w14:paraId="79373B2D" w14:textId="77777777" w:rsidR="003A7706" w:rsidRDefault="003A7706">
      <w:pPr>
        <w:pStyle w:val="af5"/>
      </w:pPr>
      <w:r>
        <w:rPr>
          <w:rStyle w:val="af4"/>
        </w:rPr>
        <w:annotationRef/>
      </w:r>
      <w:r>
        <w:rPr>
          <w:rFonts w:hint="eastAsia"/>
        </w:rPr>
        <w:t>怎么产生</w:t>
      </w:r>
    </w:p>
  </w:comment>
  <w:comment w:id="27" w:author="周鹏 zhoupeng" w:date="2017-09-15T22:11:00Z" w:initials="周鹏">
    <w:p w14:paraId="56E62588" w14:textId="77777777" w:rsidR="003A7706" w:rsidRDefault="003A7706">
      <w:pPr>
        <w:pStyle w:val="af5"/>
      </w:pPr>
      <w:r>
        <w:rPr>
          <w:rStyle w:val="af4"/>
        </w:rPr>
        <w:annotationRef/>
      </w:r>
      <w:r>
        <w:rPr>
          <w:rFonts w:hint="eastAsia"/>
        </w:rPr>
        <w:t>职责还有哪些</w:t>
      </w:r>
    </w:p>
  </w:comment>
  <w:comment w:id="57" w:author="周鹏 zhoupeng" w:date="2017-09-15T22:07:00Z" w:initials="周鹏">
    <w:p w14:paraId="563AB9BB" w14:textId="77777777" w:rsidR="003A7706" w:rsidRDefault="003A7706">
      <w:pPr>
        <w:pStyle w:val="af5"/>
      </w:pPr>
      <w:r>
        <w:rPr>
          <w:rStyle w:val="af4"/>
        </w:rPr>
        <w:annotationRef/>
      </w:r>
      <w:r>
        <w:rPr>
          <w:rFonts w:hint="eastAsia"/>
        </w:rPr>
        <w:t>能实现么</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ED32632" w14:textId="77777777" w:rsidR="003A7706" w:rsidRDefault="003A7706" w:rsidP="004C224D">
      <w:r>
        <w:separator/>
      </w:r>
    </w:p>
  </w:endnote>
  <w:endnote w:type="continuationSeparator" w:id="0">
    <w:p w14:paraId="4E7ED3A7" w14:textId="77777777" w:rsidR="003A7706" w:rsidRDefault="003A7706" w:rsidP="004C224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宋体">
    <w:panose1 w:val="02010600030101010101"/>
    <w:charset w:val="50"/>
    <w:family w:val="auto"/>
    <w:pitch w:val="variable"/>
    <w:sig w:usb0="00000003" w:usb1="288F0000" w:usb2="00000016" w:usb3="00000000" w:csb0="00040001"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楷体">
    <w:panose1 w:val="02010609060101010101"/>
    <w:charset w:val="50"/>
    <w:family w:val="auto"/>
    <w:pitch w:val="variable"/>
    <w:sig w:usb0="800002BF" w:usb1="38CF7CFA" w:usb2="00000016" w:usb3="00000000" w:csb0="00040001" w:csb1="00000000"/>
  </w:font>
  <w:font w:name="DejaVu Sans">
    <w:altName w:val="Arial"/>
    <w:charset w:val="00"/>
    <w:family w:val="swiss"/>
    <w:pitch w:val="variable"/>
    <w:sig w:usb0="00000000" w:usb1="D200FDFF" w:usb2="0A24602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6D6C32B4" w14:textId="77777777" w:rsidR="003A7706" w:rsidRPr="00325DF0" w:rsidRDefault="003A7706" w:rsidP="00325DF0">
    <w:pPr>
      <w:pStyle w:val="aa"/>
      <w:pBdr>
        <w:top w:val="single" w:sz="4" w:space="1" w:color="A5A5A5" w:themeColor="background1" w:themeShade="A5"/>
      </w:pBdr>
      <w:rPr>
        <w:color w:val="7F7F7F" w:themeColor="background1" w:themeShade="7F"/>
      </w:rPr>
    </w:pPr>
    <w:r>
      <w:rPr>
        <w:noProof/>
      </w:rPr>
      <mc:AlternateContent>
        <mc:Choice Requires="wps">
          <w:drawing>
            <wp:anchor distT="0" distB="0" distL="114300" distR="114300" simplePos="0" relativeHeight="251661312" behindDoc="0" locked="0" layoutInCell="0" allowOverlap="1" wp14:anchorId="781F6A75" wp14:editId="6844053C">
              <wp:simplePos x="0" y="0"/>
              <wp:positionH relativeFrom="page">
                <wp:posOffset>6533515</wp:posOffset>
              </wp:positionH>
              <wp:positionV relativeFrom="page">
                <wp:posOffset>9751060</wp:posOffset>
              </wp:positionV>
              <wp:extent cx="419735" cy="450215"/>
              <wp:effectExtent l="0" t="0" r="0" b="6985"/>
              <wp:wrapNone/>
              <wp:docPr id="3"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9735" cy="450215"/>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blurRad="63500" dist="81320" dir="3080412" sx="125000" sy="125000" algn="br" rotWithShape="0">
                                <a:srgbClr val="000000">
                                  <a:alpha val="50000"/>
                                </a:srgbClr>
                              </a:outerShdw>
                            </a:effectLst>
                          </a14:hiddenEffects>
                        </a:ext>
                      </a:extLst>
                    </wps:spPr>
                    <wps:txbx>
                      <w:txbxContent>
                        <w:p w14:paraId="6B01A7BA" w14:textId="77777777" w:rsidR="003A7706" w:rsidRPr="00B65B23" w:rsidRDefault="003A7706" w:rsidP="00325DF0">
                          <w:pPr>
                            <w:pStyle w:val="ae"/>
                            <w:pBdr>
                              <w:top w:val="single" w:sz="24" w:space="8" w:color="9BBB59"/>
                              <w:bottom w:val="single" w:sz="24" w:space="8" w:color="9BBB59"/>
                            </w:pBdr>
                            <w:jc w:val="center"/>
                            <w:rPr>
                              <w:rFonts w:ascii="楷体" w:eastAsia="楷体" w:hAnsi="楷体"/>
                              <w:sz w:val="21"/>
                              <w:szCs w:val="21"/>
                            </w:rPr>
                          </w:pPr>
                          <w:r w:rsidRPr="00B65B23">
                            <w:rPr>
                              <w:rFonts w:ascii="楷体" w:eastAsia="楷体" w:hAnsi="楷体"/>
                              <w:sz w:val="21"/>
                              <w:szCs w:val="21"/>
                            </w:rPr>
                            <w:fldChar w:fldCharType="begin"/>
                          </w:r>
                          <w:r w:rsidRPr="00B65B23">
                            <w:rPr>
                              <w:rFonts w:ascii="楷体" w:eastAsia="楷体" w:hAnsi="楷体"/>
                              <w:sz w:val="21"/>
                              <w:szCs w:val="21"/>
                            </w:rPr>
                            <w:instrText xml:space="preserve"> PAGE   \* MERGEFORMAT </w:instrText>
                          </w:r>
                          <w:r w:rsidRPr="00B65B23">
                            <w:rPr>
                              <w:rFonts w:ascii="楷体" w:eastAsia="楷体" w:hAnsi="楷体"/>
                              <w:sz w:val="21"/>
                              <w:szCs w:val="21"/>
                            </w:rPr>
                            <w:fldChar w:fldCharType="separate"/>
                          </w:r>
                          <w:r w:rsidR="002B3520" w:rsidRPr="002B3520">
                            <w:rPr>
                              <w:rFonts w:ascii="楷体" w:eastAsia="楷体" w:hAnsi="楷体"/>
                              <w:noProof/>
                              <w:sz w:val="21"/>
                              <w:szCs w:val="21"/>
                              <w:lang w:val="zh-CN"/>
                            </w:rPr>
                            <w:t>8</w:t>
                          </w:r>
                          <w:r w:rsidRPr="00B65B23">
                            <w:rPr>
                              <w:rFonts w:ascii="楷体" w:eastAsia="楷体" w:hAnsi="楷体"/>
                              <w:sz w:val="21"/>
                              <w:szCs w:val="21"/>
                            </w:rPr>
                            <w:fldChar w:fldCharType="end"/>
                          </w:r>
                        </w:p>
                      </w:txbxContent>
                    </wps:txbx>
                    <wps:bodyPr rot="0" vert="horz" wrap="square" lIns="0" tIns="0" rIns="0" bIns="0" anchor="b" anchorCtr="0" upright="1">
                      <a:noAutofit/>
                    </wps:bodyPr>
                  </wps:wsp>
                </a:graphicData>
              </a:graphic>
              <wp14:sizeRelH relativeFrom="margin">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4" o:spid="_x0000_s1040" type="#_x0000_t202" style="position:absolute;margin-left:514.45pt;margin-top:767.8pt;width:33.05pt;height:35.4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" o:allowincell="f" stroked="f">
              <v:shadow type="perspective" color="black" opacity=".5" origin=".5,.5" offset="4pt,5pt" matrix="1.25,,,1.25"/>
              <v:textbox inset="0,0,0,0">
                <w:txbxContent>
                  <w:p w:rsidR="00FB6BA2" w:rsidRPr="00B65B23" w:rsidRDefault="00490B52" w:rsidP="00325DF0">
                    <w:pPr>
                      <w:pStyle w:val="a9"/>
                      <w:pBdr>
                        <w:top w:val="single" w:sz="24" w:space="8" w:color="9BBB59"/>
                        <w:bottom w:val="single" w:sz="24" w:space="8" w:color="9BBB59"/>
                      </w:pBdr>
                      <w:jc w:val="center"/>
                      <w:rPr>
                        <w:rFonts w:ascii="楷体" w:eastAsia="楷体" w:hAnsi="楷体"/>
                        <w:sz w:val="21"/>
                        <w:szCs w:val="21"/>
                      </w:rPr>
                    </w:pPr>
                    <w:r w:rsidRPr="00B65B23">
                      <w:rPr>
                        <w:rFonts w:ascii="楷体" w:eastAsia="楷体" w:hAnsi="楷体"/>
                        <w:sz w:val="21"/>
                        <w:szCs w:val="21"/>
                      </w:rPr>
                      <w:fldChar w:fldCharType="begin"/>
                    </w:r>
                    <w:r w:rsidR="00FB6BA2" w:rsidRPr="00B65B23">
                      <w:rPr>
                        <w:rFonts w:ascii="楷体" w:eastAsia="楷体" w:hAnsi="楷体"/>
                        <w:sz w:val="21"/>
                        <w:szCs w:val="21"/>
                      </w:rPr>
                      <w:instrText xml:space="preserve"> PAGE   \* MERGEFORMAT </w:instrText>
                    </w:r>
                    <w:r w:rsidRPr="00B65B23">
                      <w:rPr>
                        <w:rFonts w:ascii="楷体" w:eastAsia="楷体" w:hAnsi="楷体"/>
                        <w:sz w:val="21"/>
                        <w:szCs w:val="21"/>
                      </w:rPr>
                      <w:fldChar w:fldCharType="separate"/>
                    </w:r>
                    <w:r w:rsidR="00E603CE" w:rsidRPr="00E603CE">
                      <w:rPr>
                        <w:rFonts w:ascii="楷体" w:eastAsia="楷体" w:hAnsi="楷体"/>
                        <w:noProof/>
                        <w:sz w:val="21"/>
                        <w:szCs w:val="21"/>
                        <w:lang w:val="zh-CN"/>
                      </w:rPr>
                      <w:t>15</w:t>
                    </w:r>
                    <w:r w:rsidRPr="00B65B23">
                      <w:rPr>
                        <w:rFonts w:ascii="楷体" w:eastAsia="楷体" w:hAnsi="楷体"/>
                        <w:sz w:val="21"/>
                        <w:szCs w:val="21"/>
                      </w:rPr>
                      <w:fldChar w:fldCharType="end"/>
                    </w:r>
                  </w:p>
                </w:txbxContent>
              </v:textbox>
              <w10:wrap anchorx="page" anchory="page"/>
            </v:shape>
          </w:pict>
        </mc:Fallback>
      </mc:AlternateContent>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sdt>
    <w:sdtPr>
      <w:rPr>
        <w:rFonts w:asciiTheme="majorHAnsi" w:hAnsiTheme="majorHAnsi"/>
        <w:sz w:val="28"/>
        <w:szCs w:val="28"/>
        <w:lang w:val="zh-CN"/>
      </w:rPr>
      <w:id w:val="24860264"/>
      <w:docPartObj>
        <w:docPartGallery w:val="Page Numbers (Bottom of Page)"/>
        <w:docPartUnique/>
      </w:docPartObj>
    </w:sdtPr>
    <w:sdtEndPr>
      <w:rPr>
        <w:rFonts w:ascii="Calibri" w:hAnsi="Calibri"/>
        <w:sz w:val="18"/>
        <w:szCs w:val="18"/>
        <w:lang w:val="en-US"/>
      </w:rPr>
    </w:sdtEndPr>
    <w:sdtContent>
      <w:p w14:paraId="2F10E248" w14:textId="77777777" w:rsidR="003A7706" w:rsidRDefault="003A7706">
        <w:pPr>
          <w:pStyle w:val="aa"/>
          <w:jc w:val="right"/>
          <w:rPr>
            <w:rFonts w:asciiTheme="majorHAnsi" w:hAnsiTheme="majorHAnsi"/>
            <w:sz w:val="28"/>
            <w:szCs w:val="28"/>
          </w:rPr>
        </w:pPr>
        <w:r>
          <w:rPr>
            <w:rFonts w:asciiTheme="majorHAnsi" w:hAnsiTheme="majorHAnsi"/>
            <w:sz w:val="28"/>
            <w:szCs w:val="28"/>
            <w:lang w:val="zh-CN"/>
          </w:rPr>
          <w:t xml:space="preserve"> </w:t>
        </w:r>
        <w:r>
          <w:fldChar w:fldCharType="begin"/>
        </w:r>
        <w:r>
          <w:instrText xml:space="preserve"> PAGE    \* MERGEFORMAT </w:instrText>
        </w:r>
        <w:r>
          <w:fldChar w:fldCharType="separate"/>
        </w:r>
        <w:r w:rsidR="002B3520" w:rsidRPr="002B3520">
          <w:rPr>
            <w:rFonts w:asciiTheme="majorHAnsi" w:hAnsiTheme="majorHAnsi"/>
            <w:noProof/>
            <w:sz w:val="28"/>
            <w:szCs w:val="28"/>
            <w:lang w:val="zh-CN"/>
          </w:rPr>
          <w:t>1</w:t>
        </w:r>
        <w:r>
          <w:rPr>
            <w:rFonts w:asciiTheme="majorHAnsi" w:hAnsiTheme="majorHAnsi"/>
            <w:noProof/>
            <w:sz w:val="28"/>
            <w:szCs w:val="28"/>
            <w:lang w:val="zh-CN"/>
          </w:rPr>
          <w:fldChar w:fldCharType="end"/>
        </w:r>
      </w:p>
    </w:sdtContent>
  </w:sdt>
  <w:p w14:paraId="35C5B95A" w14:textId="77777777" w:rsidR="003A7706" w:rsidRDefault="003A7706">
    <w:pPr>
      <w:pStyle w:val="aa"/>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293C1A9" w14:textId="77777777" w:rsidR="003A7706" w:rsidRDefault="003A7706" w:rsidP="004C224D">
      <w:r>
        <w:separator/>
      </w:r>
    </w:p>
  </w:footnote>
  <w:footnote w:type="continuationSeparator" w:id="0">
    <w:p w14:paraId="59FFB58D" w14:textId="77777777" w:rsidR="003A7706" w:rsidRDefault="003A7706" w:rsidP="004C224D">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4AB652C8" w14:textId="77777777" w:rsidR="003A7706" w:rsidRDefault="003A7706">
    <w:pPr>
      <w:pStyle w:val="a8"/>
    </w:pPr>
    <w:r>
      <w:rPr>
        <w:noProof/>
      </w:rPr>
      <w:pict w14:anchorId="202ABD1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2786988" o:spid="_x0000_s2055" type="#_x0000_t75" style="position:absolute;left:0;text-align:left;margin-left:0;margin-top:0;width:415.15pt;height:415.15pt;z-index:-251653120;mso-position-horizontal:center;mso-position-horizontal-relative:margin;mso-position-vertical:center;mso-position-vertical-relative:margin" o:allowincell="f">
          <v:imagedata r:id="rId1" o:title="12" gain="19661f" blacklevel="22938f"/>
          <w10:wrap anchorx="margin" anchory="margin"/>
        </v:shape>
      </w:pic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47763B34" w14:textId="77777777" w:rsidR="003A7706" w:rsidRPr="00561143" w:rsidRDefault="003A7706" w:rsidP="00561143">
    <w:pPr>
      <w:pStyle w:val="a8"/>
      <w:jc w:val="left"/>
      <w:rPr>
        <w:sz w:val="28"/>
        <w:szCs w:val="28"/>
      </w:rPr>
    </w:pPr>
    <w:r>
      <w:rPr>
        <w:rFonts w:ascii="楷体" w:eastAsia="楷体" w:hAnsi="楷体" w:cstheme="majorBidi"/>
        <w:noProof/>
        <w:sz w:val="21"/>
        <w:szCs w:val="21"/>
      </w:rPr>
      <w:pict w14:anchorId="22A4BBE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2786989" o:spid="_x0000_s2056" type="#_x0000_t75" style="position:absolute;margin-left:0;margin-top:0;width:415.15pt;height:415.15pt;z-index:-251652096;mso-position-horizontal:center;mso-position-horizontal-relative:margin;mso-position-vertical:center;mso-position-vertical-relative:margin" o:allowincell="f">
          <v:imagedata r:id="rId1" o:title="12" gain="19661f" blacklevel="22938f"/>
          <w10:wrap anchorx="margin" anchory="margin"/>
        </v:shape>
      </w:pict>
    </w:r>
    <w:r>
      <w:rPr>
        <w:rFonts w:ascii="楷体" w:eastAsia="楷体" w:hAnsi="楷体" w:cstheme="majorBidi" w:hint="eastAsia"/>
        <w:noProof/>
        <w:sz w:val="21"/>
        <w:szCs w:val="21"/>
      </w:rPr>
      <w:drawing>
        <wp:inline distT="0" distB="0" distL="0" distR="0" wp14:anchorId="24C853C6" wp14:editId="34428CC6">
          <wp:extent cx="1650262" cy="256797"/>
          <wp:effectExtent l="19050" t="0" r="7088"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srcRect/>
                  <a:stretch>
                    <a:fillRect/>
                  </a:stretch>
                </pic:blipFill>
                <pic:spPr bwMode="auto">
                  <a:xfrm>
                    <a:off x="0" y="0"/>
                    <a:ext cx="1675786" cy="260769"/>
                  </a:xfrm>
                  <a:prstGeom prst="rect">
                    <a:avLst/>
                  </a:prstGeom>
                  <a:noFill/>
                  <a:ln w="9525">
                    <a:noFill/>
                    <a:miter lim="800000"/>
                    <a:headEnd/>
                    <a:tailEnd/>
                  </a:ln>
                </pic:spPr>
              </pic:pic>
            </a:graphicData>
          </a:graphic>
        </wp:inline>
      </w:drawing>
    </w:r>
    <w:r w:rsidRPr="00561143">
      <w:rPr>
        <w:rFonts w:ascii="楷体" w:eastAsia="楷体" w:hAnsi="楷体" w:cstheme="majorBidi" w:hint="eastAsia"/>
        <w:sz w:val="28"/>
        <w:szCs w:val="28"/>
      </w:rPr>
      <w:t>清</w:t>
    </w:r>
    <w:r>
      <w:rPr>
        <w:rFonts w:ascii="楷体" w:eastAsia="楷体" w:hAnsi="楷体" w:cstheme="majorBidi" w:hint="eastAsia"/>
        <w:sz w:val="28"/>
        <w:szCs w:val="28"/>
      </w:rPr>
      <w:t>华大学</w:t>
    </w:r>
    <w:r w:rsidRPr="00561143">
      <w:rPr>
        <w:rFonts w:ascii="楷体" w:eastAsia="楷体" w:hAnsi="楷体" w:cstheme="majorBidi" w:hint="eastAsia"/>
        <w:sz w:val="28"/>
        <w:szCs w:val="28"/>
      </w:rPr>
      <w:t>MEM</w:t>
    </w:r>
    <w:r>
      <w:rPr>
        <w:rFonts w:ascii="楷体" w:eastAsia="楷体" w:hAnsi="楷体" w:cstheme="majorBidi" w:hint="eastAsia"/>
        <w:sz w:val="28"/>
        <w:szCs w:val="28"/>
      </w:rPr>
      <w:t>班级</w:t>
    </w:r>
    <w:r w:rsidRPr="00561143">
      <w:rPr>
        <w:rFonts w:ascii="楷体" w:eastAsia="楷体" w:hAnsi="楷体" w:cstheme="majorBidi" w:hint="eastAsia"/>
        <w:sz w:val="28"/>
        <w:szCs w:val="28"/>
      </w:rPr>
      <w:t>宪章</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011788FC" w14:textId="77777777" w:rsidR="003A7706" w:rsidRDefault="003A7706">
    <w:pPr>
      <w:pStyle w:val="a8"/>
    </w:pPr>
    <w:r>
      <w:rPr>
        <w:noProof/>
      </w:rPr>
      <w:pict w14:anchorId="1489BD0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2786987" o:spid="_x0000_s2054" type="#_x0000_t75" style="position:absolute;left:0;text-align:left;margin-left:0;margin-top:0;width:415.15pt;height:415.15pt;z-index:-251654144;mso-position-horizontal:center;mso-position-horizontal-relative:margin;mso-position-vertical:center;mso-position-vertical-relative:margin" o:allowincell="f">
          <v:imagedata r:id="rId1" o:title="12" gain="19661f" blacklevel="22938f"/>
          <w10:wrap anchorx="margin" anchory="margin"/>
        </v:shape>
      </w:pic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05586C"/>
    <w:multiLevelType w:val="hybridMultilevel"/>
    <w:tmpl w:val="C2E8EF2C"/>
    <w:lvl w:ilvl="0" w:tplc="3C4C9E88">
      <w:start w:val="1"/>
      <w:numFmt w:val="japaneseCounting"/>
      <w:lvlText w:val="第%1条"/>
      <w:lvlJc w:val="left"/>
      <w:pPr>
        <w:ind w:left="1395" w:hanging="975"/>
      </w:pPr>
      <w:rPr>
        <w:rFonts w:hint="default"/>
        <w:sz w:val="28"/>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17D14F9E"/>
    <w:multiLevelType w:val="multilevel"/>
    <w:tmpl w:val="4C2CB356"/>
    <w:lvl w:ilvl="0">
      <w:start w:val="1"/>
      <w:numFmt w:val="chineseCountingThousand"/>
      <w:pStyle w:val="1"/>
      <w:lvlText w:val="第%1章．"/>
      <w:lvlJc w:val="left"/>
      <w:pPr>
        <w:ind w:left="420" w:hanging="420"/>
      </w:pPr>
      <w:rPr>
        <w:rFonts w:asciiTheme="minorEastAsia" w:eastAsia="宋体" w:hAnsiTheme="minorEastAsia" w:cs="Arial" w:hint="eastAsia"/>
        <w:b/>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2">
    <w:nsid w:val="2FFA3E98"/>
    <w:multiLevelType w:val="hybridMultilevel"/>
    <w:tmpl w:val="6D8E38BA"/>
    <w:lvl w:ilvl="0" w:tplc="3C4C9E88">
      <w:start w:val="1"/>
      <w:numFmt w:val="japaneseCounting"/>
      <w:lvlText w:val="第%1条"/>
      <w:lvlJc w:val="left"/>
      <w:pPr>
        <w:ind w:left="1395" w:hanging="97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35CB7161"/>
    <w:multiLevelType w:val="hybridMultilevel"/>
    <w:tmpl w:val="5F4AF648"/>
    <w:lvl w:ilvl="0" w:tplc="3C4C9E88">
      <w:start w:val="1"/>
      <w:numFmt w:val="japaneseCounting"/>
      <w:lvlText w:val="第%1条"/>
      <w:lvlJc w:val="left"/>
      <w:pPr>
        <w:ind w:left="1395" w:hanging="97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69FB0DD5"/>
    <w:multiLevelType w:val="hybridMultilevel"/>
    <w:tmpl w:val="1FE0493A"/>
    <w:lvl w:ilvl="0" w:tplc="3C4C9E88">
      <w:start w:val="1"/>
      <w:numFmt w:val="japaneseCounting"/>
      <w:lvlText w:val="第%1条"/>
      <w:lvlJc w:val="left"/>
      <w:pPr>
        <w:ind w:left="1395" w:hanging="97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3"/>
  </w:num>
  <w:num w:numId="3">
    <w:abstractNumId w:val="2"/>
  </w:num>
  <w:num w:numId="4">
    <w:abstractNumId w:val="4"/>
  </w:num>
  <w:num w:numId="5">
    <w:abstractNumId w:val="0"/>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oNotDisplayPageBoundaries/>
  <w:bordersDoNotSurroundHeader/>
  <w:bordersDoNotSurroundFooter/>
  <w:hideSpellingErrors/>
  <w:proofState w:spelling="clean" w:grammar="clean"/>
  <w:trackRevisions/>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9"/>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D4BC1"/>
    <w:rsid w:val="0000058A"/>
    <w:rsid w:val="00001072"/>
    <w:rsid w:val="00004267"/>
    <w:rsid w:val="000102E4"/>
    <w:rsid w:val="0001272C"/>
    <w:rsid w:val="00015A3E"/>
    <w:rsid w:val="00015CDD"/>
    <w:rsid w:val="00017C0D"/>
    <w:rsid w:val="00020815"/>
    <w:rsid w:val="000223F9"/>
    <w:rsid w:val="00023E11"/>
    <w:rsid w:val="00026779"/>
    <w:rsid w:val="00027C49"/>
    <w:rsid w:val="00030D9D"/>
    <w:rsid w:val="00031ED4"/>
    <w:rsid w:val="00037725"/>
    <w:rsid w:val="00043EA4"/>
    <w:rsid w:val="000452D9"/>
    <w:rsid w:val="00052669"/>
    <w:rsid w:val="00053140"/>
    <w:rsid w:val="00053499"/>
    <w:rsid w:val="000543AA"/>
    <w:rsid w:val="00057B36"/>
    <w:rsid w:val="00057E44"/>
    <w:rsid w:val="00062359"/>
    <w:rsid w:val="000633AB"/>
    <w:rsid w:val="00065207"/>
    <w:rsid w:val="0006522F"/>
    <w:rsid w:val="00065856"/>
    <w:rsid w:val="0006733D"/>
    <w:rsid w:val="000730AE"/>
    <w:rsid w:val="000732D7"/>
    <w:rsid w:val="00073DFD"/>
    <w:rsid w:val="000820A8"/>
    <w:rsid w:val="00082B5E"/>
    <w:rsid w:val="000831E3"/>
    <w:rsid w:val="00086B21"/>
    <w:rsid w:val="00090328"/>
    <w:rsid w:val="00091353"/>
    <w:rsid w:val="0009173B"/>
    <w:rsid w:val="00092492"/>
    <w:rsid w:val="00094158"/>
    <w:rsid w:val="00096330"/>
    <w:rsid w:val="00096817"/>
    <w:rsid w:val="000A0A27"/>
    <w:rsid w:val="000A14ED"/>
    <w:rsid w:val="000A2BC2"/>
    <w:rsid w:val="000A5FED"/>
    <w:rsid w:val="000A6FD0"/>
    <w:rsid w:val="000A78E7"/>
    <w:rsid w:val="000B08BC"/>
    <w:rsid w:val="000B546A"/>
    <w:rsid w:val="000B67DC"/>
    <w:rsid w:val="000B7039"/>
    <w:rsid w:val="000C25C5"/>
    <w:rsid w:val="000C6E66"/>
    <w:rsid w:val="000D0392"/>
    <w:rsid w:val="000D21E3"/>
    <w:rsid w:val="000F0134"/>
    <w:rsid w:val="000F0E10"/>
    <w:rsid w:val="000F1183"/>
    <w:rsid w:val="000F39C2"/>
    <w:rsid w:val="001020E0"/>
    <w:rsid w:val="00102EEB"/>
    <w:rsid w:val="0010642A"/>
    <w:rsid w:val="00107FCB"/>
    <w:rsid w:val="00121045"/>
    <w:rsid w:val="00121F54"/>
    <w:rsid w:val="001223C5"/>
    <w:rsid w:val="001241BC"/>
    <w:rsid w:val="00124544"/>
    <w:rsid w:val="00125BD5"/>
    <w:rsid w:val="00126996"/>
    <w:rsid w:val="001331E5"/>
    <w:rsid w:val="00134A2E"/>
    <w:rsid w:val="00136637"/>
    <w:rsid w:val="00137498"/>
    <w:rsid w:val="0014250D"/>
    <w:rsid w:val="00142F7D"/>
    <w:rsid w:val="001537DD"/>
    <w:rsid w:val="00153BB1"/>
    <w:rsid w:val="0016005B"/>
    <w:rsid w:val="001608D5"/>
    <w:rsid w:val="00163F15"/>
    <w:rsid w:val="0016708B"/>
    <w:rsid w:val="00170F76"/>
    <w:rsid w:val="00177CA3"/>
    <w:rsid w:val="00183039"/>
    <w:rsid w:val="00183F7B"/>
    <w:rsid w:val="00184697"/>
    <w:rsid w:val="00184C6D"/>
    <w:rsid w:val="00185733"/>
    <w:rsid w:val="00185EF0"/>
    <w:rsid w:val="0019016F"/>
    <w:rsid w:val="00196A7A"/>
    <w:rsid w:val="0019794C"/>
    <w:rsid w:val="001A4355"/>
    <w:rsid w:val="001A49CA"/>
    <w:rsid w:val="001B719D"/>
    <w:rsid w:val="001B781C"/>
    <w:rsid w:val="001C197A"/>
    <w:rsid w:val="001C4C76"/>
    <w:rsid w:val="001C7ECA"/>
    <w:rsid w:val="001D0248"/>
    <w:rsid w:val="001D08D6"/>
    <w:rsid w:val="001D176C"/>
    <w:rsid w:val="001D3595"/>
    <w:rsid w:val="001D6FDF"/>
    <w:rsid w:val="001E035A"/>
    <w:rsid w:val="001E2291"/>
    <w:rsid w:val="001E6F82"/>
    <w:rsid w:val="001E785D"/>
    <w:rsid w:val="001E794C"/>
    <w:rsid w:val="001F2238"/>
    <w:rsid w:val="001F51E9"/>
    <w:rsid w:val="002016EB"/>
    <w:rsid w:val="00202719"/>
    <w:rsid w:val="002029AF"/>
    <w:rsid w:val="00203D4A"/>
    <w:rsid w:val="00205552"/>
    <w:rsid w:val="00210E52"/>
    <w:rsid w:val="0021230B"/>
    <w:rsid w:val="00212EF5"/>
    <w:rsid w:val="0021539D"/>
    <w:rsid w:val="00215F41"/>
    <w:rsid w:val="00217115"/>
    <w:rsid w:val="00217594"/>
    <w:rsid w:val="00220655"/>
    <w:rsid w:val="00222DAD"/>
    <w:rsid w:val="002307D4"/>
    <w:rsid w:val="00235218"/>
    <w:rsid w:val="002407DB"/>
    <w:rsid w:val="0024781F"/>
    <w:rsid w:val="00251517"/>
    <w:rsid w:val="00251524"/>
    <w:rsid w:val="002522C3"/>
    <w:rsid w:val="002528F6"/>
    <w:rsid w:val="002535BD"/>
    <w:rsid w:val="00254DD5"/>
    <w:rsid w:val="00272C3B"/>
    <w:rsid w:val="0027442E"/>
    <w:rsid w:val="00277252"/>
    <w:rsid w:val="00283322"/>
    <w:rsid w:val="00286D4A"/>
    <w:rsid w:val="00291583"/>
    <w:rsid w:val="00291A21"/>
    <w:rsid w:val="00294C3D"/>
    <w:rsid w:val="0029553F"/>
    <w:rsid w:val="00296625"/>
    <w:rsid w:val="002A1E2B"/>
    <w:rsid w:val="002A766D"/>
    <w:rsid w:val="002B082E"/>
    <w:rsid w:val="002B2165"/>
    <w:rsid w:val="002B3520"/>
    <w:rsid w:val="002B4C9D"/>
    <w:rsid w:val="002B621F"/>
    <w:rsid w:val="002B63FB"/>
    <w:rsid w:val="002C1B96"/>
    <w:rsid w:val="002C31F8"/>
    <w:rsid w:val="002C3980"/>
    <w:rsid w:val="002C526D"/>
    <w:rsid w:val="002D0E32"/>
    <w:rsid w:val="002D2714"/>
    <w:rsid w:val="002D2A8B"/>
    <w:rsid w:val="002D7947"/>
    <w:rsid w:val="002E292C"/>
    <w:rsid w:val="002E46D0"/>
    <w:rsid w:val="002E4ED0"/>
    <w:rsid w:val="002E6C70"/>
    <w:rsid w:val="002F0EBC"/>
    <w:rsid w:val="002F204E"/>
    <w:rsid w:val="002F54F6"/>
    <w:rsid w:val="002F5BD6"/>
    <w:rsid w:val="002F5E78"/>
    <w:rsid w:val="002F5F71"/>
    <w:rsid w:val="002F7FAE"/>
    <w:rsid w:val="00300A4B"/>
    <w:rsid w:val="00301022"/>
    <w:rsid w:val="0030144C"/>
    <w:rsid w:val="00304959"/>
    <w:rsid w:val="003071D6"/>
    <w:rsid w:val="00307256"/>
    <w:rsid w:val="003141FF"/>
    <w:rsid w:val="00316AD8"/>
    <w:rsid w:val="003228F1"/>
    <w:rsid w:val="00324059"/>
    <w:rsid w:val="00325DF0"/>
    <w:rsid w:val="003261F8"/>
    <w:rsid w:val="00327C5E"/>
    <w:rsid w:val="003320F4"/>
    <w:rsid w:val="003335E5"/>
    <w:rsid w:val="003339F0"/>
    <w:rsid w:val="00333BAF"/>
    <w:rsid w:val="003413C4"/>
    <w:rsid w:val="00345AFF"/>
    <w:rsid w:val="00347CE2"/>
    <w:rsid w:val="00350748"/>
    <w:rsid w:val="00351125"/>
    <w:rsid w:val="00351E53"/>
    <w:rsid w:val="00353C16"/>
    <w:rsid w:val="003546E5"/>
    <w:rsid w:val="00363F8B"/>
    <w:rsid w:val="003652F8"/>
    <w:rsid w:val="0037526D"/>
    <w:rsid w:val="0037577E"/>
    <w:rsid w:val="00376B97"/>
    <w:rsid w:val="003814C3"/>
    <w:rsid w:val="00381B03"/>
    <w:rsid w:val="00381DE5"/>
    <w:rsid w:val="00382286"/>
    <w:rsid w:val="003849FD"/>
    <w:rsid w:val="00386A6F"/>
    <w:rsid w:val="00390AEA"/>
    <w:rsid w:val="00392212"/>
    <w:rsid w:val="00396401"/>
    <w:rsid w:val="003975ED"/>
    <w:rsid w:val="00397945"/>
    <w:rsid w:val="003A1FC4"/>
    <w:rsid w:val="003A20FC"/>
    <w:rsid w:val="003A2383"/>
    <w:rsid w:val="003A7520"/>
    <w:rsid w:val="003A7706"/>
    <w:rsid w:val="003B334A"/>
    <w:rsid w:val="003B47F0"/>
    <w:rsid w:val="003B578D"/>
    <w:rsid w:val="003B71F8"/>
    <w:rsid w:val="003C0264"/>
    <w:rsid w:val="003C0AF4"/>
    <w:rsid w:val="003C7935"/>
    <w:rsid w:val="003D2BE4"/>
    <w:rsid w:val="003D3BBA"/>
    <w:rsid w:val="003D4CB9"/>
    <w:rsid w:val="003E0AE4"/>
    <w:rsid w:val="003E0B16"/>
    <w:rsid w:val="003E5A0E"/>
    <w:rsid w:val="003E60DC"/>
    <w:rsid w:val="003E6FB5"/>
    <w:rsid w:val="003F07C3"/>
    <w:rsid w:val="003F16D1"/>
    <w:rsid w:val="003F792C"/>
    <w:rsid w:val="003F7B71"/>
    <w:rsid w:val="00400E14"/>
    <w:rsid w:val="0040205F"/>
    <w:rsid w:val="004064B6"/>
    <w:rsid w:val="00407EE3"/>
    <w:rsid w:val="004110B7"/>
    <w:rsid w:val="004118C0"/>
    <w:rsid w:val="00414946"/>
    <w:rsid w:val="00415191"/>
    <w:rsid w:val="00422B3B"/>
    <w:rsid w:val="004243B3"/>
    <w:rsid w:val="00427267"/>
    <w:rsid w:val="004307A2"/>
    <w:rsid w:val="00437B40"/>
    <w:rsid w:val="00440430"/>
    <w:rsid w:val="00441351"/>
    <w:rsid w:val="0044253C"/>
    <w:rsid w:val="00446DE1"/>
    <w:rsid w:val="00447278"/>
    <w:rsid w:val="00447900"/>
    <w:rsid w:val="00450B48"/>
    <w:rsid w:val="0045247F"/>
    <w:rsid w:val="00452EC5"/>
    <w:rsid w:val="0045435B"/>
    <w:rsid w:val="00454C32"/>
    <w:rsid w:val="00454DCB"/>
    <w:rsid w:val="00455FFD"/>
    <w:rsid w:val="00463584"/>
    <w:rsid w:val="00467CA4"/>
    <w:rsid w:val="004714E9"/>
    <w:rsid w:val="0047459F"/>
    <w:rsid w:val="0047741A"/>
    <w:rsid w:val="004804F4"/>
    <w:rsid w:val="00482506"/>
    <w:rsid w:val="00483094"/>
    <w:rsid w:val="00485EA2"/>
    <w:rsid w:val="00486076"/>
    <w:rsid w:val="00490B52"/>
    <w:rsid w:val="00491996"/>
    <w:rsid w:val="00492E5D"/>
    <w:rsid w:val="004940F9"/>
    <w:rsid w:val="004950B5"/>
    <w:rsid w:val="004A38D6"/>
    <w:rsid w:val="004A6964"/>
    <w:rsid w:val="004B15B9"/>
    <w:rsid w:val="004B3943"/>
    <w:rsid w:val="004B42A2"/>
    <w:rsid w:val="004C07E1"/>
    <w:rsid w:val="004C224D"/>
    <w:rsid w:val="004C5E94"/>
    <w:rsid w:val="004C6814"/>
    <w:rsid w:val="004D020F"/>
    <w:rsid w:val="004D41CC"/>
    <w:rsid w:val="004D477C"/>
    <w:rsid w:val="004D6AE2"/>
    <w:rsid w:val="004D70E4"/>
    <w:rsid w:val="004D7479"/>
    <w:rsid w:val="004D7EBD"/>
    <w:rsid w:val="004E0ADC"/>
    <w:rsid w:val="004E42BB"/>
    <w:rsid w:val="004E672A"/>
    <w:rsid w:val="004F6AC2"/>
    <w:rsid w:val="004F6F4B"/>
    <w:rsid w:val="004F768B"/>
    <w:rsid w:val="005122CA"/>
    <w:rsid w:val="005126EF"/>
    <w:rsid w:val="00512E58"/>
    <w:rsid w:val="0051346C"/>
    <w:rsid w:val="005169F3"/>
    <w:rsid w:val="00521E3C"/>
    <w:rsid w:val="0052438B"/>
    <w:rsid w:val="005249BC"/>
    <w:rsid w:val="0053134C"/>
    <w:rsid w:val="005345AA"/>
    <w:rsid w:val="005348A7"/>
    <w:rsid w:val="00536214"/>
    <w:rsid w:val="005366A0"/>
    <w:rsid w:val="00537F95"/>
    <w:rsid w:val="00546B62"/>
    <w:rsid w:val="0055310C"/>
    <w:rsid w:val="00553D6E"/>
    <w:rsid w:val="00556797"/>
    <w:rsid w:val="00557F67"/>
    <w:rsid w:val="005606E6"/>
    <w:rsid w:val="00561143"/>
    <w:rsid w:val="0056287A"/>
    <w:rsid w:val="0056499D"/>
    <w:rsid w:val="005663FD"/>
    <w:rsid w:val="005670AF"/>
    <w:rsid w:val="00571C64"/>
    <w:rsid w:val="00571ECF"/>
    <w:rsid w:val="005757D6"/>
    <w:rsid w:val="005758F8"/>
    <w:rsid w:val="0058167A"/>
    <w:rsid w:val="005828EE"/>
    <w:rsid w:val="0058781E"/>
    <w:rsid w:val="005900E0"/>
    <w:rsid w:val="005912D1"/>
    <w:rsid w:val="00593909"/>
    <w:rsid w:val="00593B5E"/>
    <w:rsid w:val="00593D2F"/>
    <w:rsid w:val="00596FAA"/>
    <w:rsid w:val="005A1882"/>
    <w:rsid w:val="005B1F3A"/>
    <w:rsid w:val="005C20C5"/>
    <w:rsid w:val="005C3772"/>
    <w:rsid w:val="005C392C"/>
    <w:rsid w:val="005C53DB"/>
    <w:rsid w:val="005C71F3"/>
    <w:rsid w:val="005D0B7E"/>
    <w:rsid w:val="005D1F4C"/>
    <w:rsid w:val="005D36A8"/>
    <w:rsid w:val="005D3EF2"/>
    <w:rsid w:val="005D428B"/>
    <w:rsid w:val="005D51E7"/>
    <w:rsid w:val="005D68D4"/>
    <w:rsid w:val="005D7E7B"/>
    <w:rsid w:val="005E2C51"/>
    <w:rsid w:val="005E3210"/>
    <w:rsid w:val="005E55E1"/>
    <w:rsid w:val="005E6BFD"/>
    <w:rsid w:val="005F0F88"/>
    <w:rsid w:val="005F6EAC"/>
    <w:rsid w:val="005F7BB9"/>
    <w:rsid w:val="005F7CCD"/>
    <w:rsid w:val="006048F3"/>
    <w:rsid w:val="00605063"/>
    <w:rsid w:val="00605C0D"/>
    <w:rsid w:val="0060651B"/>
    <w:rsid w:val="00606900"/>
    <w:rsid w:val="00606AA5"/>
    <w:rsid w:val="00606F95"/>
    <w:rsid w:val="00607C1B"/>
    <w:rsid w:val="006109E8"/>
    <w:rsid w:val="00615194"/>
    <w:rsid w:val="0062229E"/>
    <w:rsid w:val="006248C6"/>
    <w:rsid w:val="00624A0D"/>
    <w:rsid w:val="00625855"/>
    <w:rsid w:val="00632087"/>
    <w:rsid w:val="00644F41"/>
    <w:rsid w:val="00645B2B"/>
    <w:rsid w:val="006476DD"/>
    <w:rsid w:val="0065018F"/>
    <w:rsid w:val="00651834"/>
    <w:rsid w:val="0065348D"/>
    <w:rsid w:val="00655173"/>
    <w:rsid w:val="00656B94"/>
    <w:rsid w:val="0066224B"/>
    <w:rsid w:val="00665A33"/>
    <w:rsid w:val="00670A87"/>
    <w:rsid w:val="006737B2"/>
    <w:rsid w:val="00675F6C"/>
    <w:rsid w:val="00676554"/>
    <w:rsid w:val="006766F2"/>
    <w:rsid w:val="0068001D"/>
    <w:rsid w:val="0068005B"/>
    <w:rsid w:val="0068163B"/>
    <w:rsid w:val="00685439"/>
    <w:rsid w:val="00690B38"/>
    <w:rsid w:val="00690C89"/>
    <w:rsid w:val="00692432"/>
    <w:rsid w:val="00693770"/>
    <w:rsid w:val="00693DFA"/>
    <w:rsid w:val="006966BD"/>
    <w:rsid w:val="006A06F3"/>
    <w:rsid w:val="006A2355"/>
    <w:rsid w:val="006A2C91"/>
    <w:rsid w:val="006A3F5B"/>
    <w:rsid w:val="006A4496"/>
    <w:rsid w:val="006A4B07"/>
    <w:rsid w:val="006A6813"/>
    <w:rsid w:val="006A7F93"/>
    <w:rsid w:val="006B0777"/>
    <w:rsid w:val="006B0DED"/>
    <w:rsid w:val="006B525B"/>
    <w:rsid w:val="006C1E45"/>
    <w:rsid w:val="006C24B1"/>
    <w:rsid w:val="006C655A"/>
    <w:rsid w:val="006D30D5"/>
    <w:rsid w:val="006D35A7"/>
    <w:rsid w:val="006D454D"/>
    <w:rsid w:val="006D4BC1"/>
    <w:rsid w:val="006D5D45"/>
    <w:rsid w:val="006D5D97"/>
    <w:rsid w:val="006E2CF3"/>
    <w:rsid w:val="006E3141"/>
    <w:rsid w:val="006E3147"/>
    <w:rsid w:val="006E4896"/>
    <w:rsid w:val="006E4B69"/>
    <w:rsid w:val="006E7814"/>
    <w:rsid w:val="006F3E7B"/>
    <w:rsid w:val="006F410D"/>
    <w:rsid w:val="00702F2F"/>
    <w:rsid w:val="0070654C"/>
    <w:rsid w:val="00706757"/>
    <w:rsid w:val="00707EDA"/>
    <w:rsid w:val="00711F28"/>
    <w:rsid w:val="007146CC"/>
    <w:rsid w:val="00716131"/>
    <w:rsid w:val="0071755B"/>
    <w:rsid w:val="00726174"/>
    <w:rsid w:val="00726B66"/>
    <w:rsid w:val="00727A1F"/>
    <w:rsid w:val="00732CD4"/>
    <w:rsid w:val="0073494D"/>
    <w:rsid w:val="00734A9C"/>
    <w:rsid w:val="00734E43"/>
    <w:rsid w:val="00734E63"/>
    <w:rsid w:val="00736CF1"/>
    <w:rsid w:val="00737019"/>
    <w:rsid w:val="00740DE6"/>
    <w:rsid w:val="007529F7"/>
    <w:rsid w:val="00753228"/>
    <w:rsid w:val="00753811"/>
    <w:rsid w:val="00754A10"/>
    <w:rsid w:val="00754E51"/>
    <w:rsid w:val="00760E2F"/>
    <w:rsid w:val="00761EFF"/>
    <w:rsid w:val="00762629"/>
    <w:rsid w:val="00762A4C"/>
    <w:rsid w:val="00762C76"/>
    <w:rsid w:val="00762E6E"/>
    <w:rsid w:val="00763B60"/>
    <w:rsid w:val="007662ED"/>
    <w:rsid w:val="00766406"/>
    <w:rsid w:val="00772D5B"/>
    <w:rsid w:val="007751BF"/>
    <w:rsid w:val="007767A3"/>
    <w:rsid w:val="007904AC"/>
    <w:rsid w:val="00792A2E"/>
    <w:rsid w:val="00794C69"/>
    <w:rsid w:val="00796829"/>
    <w:rsid w:val="00797E19"/>
    <w:rsid w:val="007B2A09"/>
    <w:rsid w:val="007B79BC"/>
    <w:rsid w:val="007C1193"/>
    <w:rsid w:val="007C2C58"/>
    <w:rsid w:val="007C55CF"/>
    <w:rsid w:val="007D23EF"/>
    <w:rsid w:val="007D42F5"/>
    <w:rsid w:val="007D68A3"/>
    <w:rsid w:val="007D7A4E"/>
    <w:rsid w:val="007E0A63"/>
    <w:rsid w:val="007E0BC6"/>
    <w:rsid w:val="007E204C"/>
    <w:rsid w:val="007E407C"/>
    <w:rsid w:val="007F048B"/>
    <w:rsid w:val="007F0528"/>
    <w:rsid w:val="007F0B44"/>
    <w:rsid w:val="007F1428"/>
    <w:rsid w:val="007F438F"/>
    <w:rsid w:val="007F65B8"/>
    <w:rsid w:val="007F7B73"/>
    <w:rsid w:val="007F7D63"/>
    <w:rsid w:val="00802285"/>
    <w:rsid w:val="008116CB"/>
    <w:rsid w:val="00811CAA"/>
    <w:rsid w:val="0081220A"/>
    <w:rsid w:val="00813CF4"/>
    <w:rsid w:val="0081495B"/>
    <w:rsid w:val="00815D29"/>
    <w:rsid w:val="00816368"/>
    <w:rsid w:val="008220BB"/>
    <w:rsid w:val="00823826"/>
    <w:rsid w:val="00824151"/>
    <w:rsid w:val="00824943"/>
    <w:rsid w:val="00827B3D"/>
    <w:rsid w:val="0083203F"/>
    <w:rsid w:val="008348E6"/>
    <w:rsid w:val="008351C5"/>
    <w:rsid w:val="008355B1"/>
    <w:rsid w:val="008367F4"/>
    <w:rsid w:val="008430FA"/>
    <w:rsid w:val="00845A5C"/>
    <w:rsid w:val="008472F0"/>
    <w:rsid w:val="0085240D"/>
    <w:rsid w:val="00852887"/>
    <w:rsid w:val="0085661A"/>
    <w:rsid w:val="00864A53"/>
    <w:rsid w:val="00865AA3"/>
    <w:rsid w:val="00865DE7"/>
    <w:rsid w:val="0087106A"/>
    <w:rsid w:val="00874FCB"/>
    <w:rsid w:val="00876113"/>
    <w:rsid w:val="00876D1F"/>
    <w:rsid w:val="00877CA0"/>
    <w:rsid w:val="00877CB8"/>
    <w:rsid w:val="00884C58"/>
    <w:rsid w:val="00885455"/>
    <w:rsid w:val="008866E6"/>
    <w:rsid w:val="00891789"/>
    <w:rsid w:val="00894D71"/>
    <w:rsid w:val="00894E8D"/>
    <w:rsid w:val="008A21BA"/>
    <w:rsid w:val="008B18C5"/>
    <w:rsid w:val="008B528A"/>
    <w:rsid w:val="008B54CF"/>
    <w:rsid w:val="008C0102"/>
    <w:rsid w:val="008C0316"/>
    <w:rsid w:val="008C04C8"/>
    <w:rsid w:val="008C293D"/>
    <w:rsid w:val="008D4A80"/>
    <w:rsid w:val="008E5D15"/>
    <w:rsid w:val="008E6B22"/>
    <w:rsid w:val="008F0BF0"/>
    <w:rsid w:val="008F443F"/>
    <w:rsid w:val="008F73B1"/>
    <w:rsid w:val="00902434"/>
    <w:rsid w:val="009028A3"/>
    <w:rsid w:val="00905883"/>
    <w:rsid w:val="00906F2A"/>
    <w:rsid w:val="00906F2B"/>
    <w:rsid w:val="0091100B"/>
    <w:rsid w:val="00931611"/>
    <w:rsid w:val="00932BEA"/>
    <w:rsid w:val="00934788"/>
    <w:rsid w:val="00941B28"/>
    <w:rsid w:val="00942052"/>
    <w:rsid w:val="0094365A"/>
    <w:rsid w:val="0094493C"/>
    <w:rsid w:val="00944F69"/>
    <w:rsid w:val="0094607F"/>
    <w:rsid w:val="00951785"/>
    <w:rsid w:val="009532B2"/>
    <w:rsid w:val="0095506E"/>
    <w:rsid w:val="00961408"/>
    <w:rsid w:val="009634CE"/>
    <w:rsid w:val="00963F6F"/>
    <w:rsid w:val="00964E3E"/>
    <w:rsid w:val="00964FD6"/>
    <w:rsid w:val="00967675"/>
    <w:rsid w:val="009701F9"/>
    <w:rsid w:val="00973150"/>
    <w:rsid w:val="00973CB8"/>
    <w:rsid w:val="0097439D"/>
    <w:rsid w:val="0097613C"/>
    <w:rsid w:val="009813E5"/>
    <w:rsid w:val="009838ED"/>
    <w:rsid w:val="00987FE4"/>
    <w:rsid w:val="00991B66"/>
    <w:rsid w:val="00992EB8"/>
    <w:rsid w:val="00993588"/>
    <w:rsid w:val="009A0426"/>
    <w:rsid w:val="009A5C58"/>
    <w:rsid w:val="009B2CF2"/>
    <w:rsid w:val="009B3050"/>
    <w:rsid w:val="009B3619"/>
    <w:rsid w:val="009B433F"/>
    <w:rsid w:val="009B4F83"/>
    <w:rsid w:val="009B5AC0"/>
    <w:rsid w:val="009B7DBD"/>
    <w:rsid w:val="009C10E3"/>
    <w:rsid w:val="009C2028"/>
    <w:rsid w:val="009C5A0A"/>
    <w:rsid w:val="009D1DDA"/>
    <w:rsid w:val="009D6877"/>
    <w:rsid w:val="009D762D"/>
    <w:rsid w:val="009E1250"/>
    <w:rsid w:val="009E25E4"/>
    <w:rsid w:val="009E5822"/>
    <w:rsid w:val="009E79DD"/>
    <w:rsid w:val="009F1071"/>
    <w:rsid w:val="009F36C8"/>
    <w:rsid w:val="009F38F8"/>
    <w:rsid w:val="009F3CE9"/>
    <w:rsid w:val="009F4BF7"/>
    <w:rsid w:val="009F70C7"/>
    <w:rsid w:val="00A0393B"/>
    <w:rsid w:val="00A06144"/>
    <w:rsid w:val="00A06D95"/>
    <w:rsid w:val="00A10E09"/>
    <w:rsid w:val="00A119A0"/>
    <w:rsid w:val="00A175B5"/>
    <w:rsid w:val="00A20F51"/>
    <w:rsid w:val="00A23396"/>
    <w:rsid w:val="00A233D9"/>
    <w:rsid w:val="00A2558C"/>
    <w:rsid w:val="00A25902"/>
    <w:rsid w:val="00A26CEE"/>
    <w:rsid w:val="00A27D28"/>
    <w:rsid w:val="00A27F50"/>
    <w:rsid w:val="00A338AA"/>
    <w:rsid w:val="00A34DE7"/>
    <w:rsid w:val="00A372A0"/>
    <w:rsid w:val="00A437B2"/>
    <w:rsid w:val="00A4568A"/>
    <w:rsid w:val="00A46218"/>
    <w:rsid w:val="00A5604A"/>
    <w:rsid w:val="00A565AF"/>
    <w:rsid w:val="00A60B42"/>
    <w:rsid w:val="00A73090"/>
    <w:rsid w:val="00A82314"/>
    <w:rsid w:val="00A9089F"/>
    <w:rsid w:val="00A91FDF"/>
    <w:rsid w:val="00A94310"/>
    <w:rsid w:val="00A95E22"/>
    <w:rsid w:val="00A9602F"/>
    <w:rsid w:val="00A97874"/>
    <w:rsid w:val="00AA0085"/>
    <w:rsid w:val="00AA5CBB"/>
    <w:rsid w:val="00AA7A9B"/>
    <w:rsid w:val="00AB0AD5"/>
    <w:rsid w:val="00AB428F"/>
    <w:rsid w:val="00AC08E0"/>
    <w:rsid w:val="00AC4D19"/>
    <w:rsid w:val="00AC63A7"/>
    <w:rsid w:val="00AC670E"/>
    <w:rsid w:val="00AC75FF"/>
    <w:rsid w:val="00AD1387"/>
    <w:rsid w:val="00AD377D"/>
    <w:rsid w:val="00AD5132"/>
    <w:rsid w:val="00AE6624"/>
    <w:rsid w:val="00AF1A8D"/>
    <w:rsid w:val="00AF4006"/>
    <w:rsid w:val="00AF49A0"/>
    <w:rsid w:val="00AF644E"/>
    <w:rsid w:val="00AF6CEB"/>
    <w:rsid w:val="00B0003E"/>
    <w:rsid w:val="00B00218"/>
    <w:rsid w:val="00B02F95"/>
    <w:rsid w:val="00B0551B"/>
    <w:rsid w:val="00B0647F"/>
    <w:rsid w:val="00B06D02"/>
    <w:rsid w:val="00B103FF"/>
    <w:rsid w:val="00B10B41"/>
    <w:rsid w:val="00B14B8B"/>
    <w:rsid w:val="00B1514C"/>
    <w:rsid w:val="00B20BD3"/>
    <w:rsid w:val="00B254BF"/>
    <w:rsid w:val="00B27C19"/>
    <w:rsid w:val="00B30ECB"/>
    <w:rsid w:val="00B32CBE"/>
    <w:rsid w:val="00B3649D"/>
    <w:rsid w:val="00B40165"/>
    <w:rsid w:val="00B40B3C"/>
    <w:rsid w:val="00B40D74"/>
    <w:rsid w:val="00B41B64"/>
    <w:rsid w:val="00B41CBF"/>
    <w:rsid w:val="00B42FE9"/>
    <w:rsid w:val="00B44954"/>
    <w:rsid w:val="00B4590D"/>
    <w:rsid w:val="00B548A4"/>
    <w:rsid w:val="00B5582E"/>
    <w:rsid w:val="00B55B0E"/>
    <w:rsid w:val="00B573B4"/>
    <w:rsid w:val="00B57BD9"/>
    <w:rsid w:val="00B62D02"/>
    <w:rsid w:val="00B63B60"/>
    <w:rsid w:val="00B6558F"/>
    <w:rsid w:val="00B65A67"/>
    <w:rsid w:val="00B721FC"/>
    <w:rsid w:val="00B7361E"/>
    <w:rsid w:val="00B754AD"/>
    <w:rsid w:val="00B756F6"/>
    <w:rsid w:val="00B75F81"/>
    <w:rsid w:val="00B81B1A"/>
    <w:rsid w:val="00B852BA"/>
    <w:rsid w:val="00B8694D"/>
    <w:rsid w:val="00B8732C"/>
    <w:rsid w:val="00B917E6"/>
    <w:rsid w:val="00B968D8"/>
    <w:rsid w:val="00BA2BFA"/>
    <w:rsid w:val="00BA44E8"/>
    <w:rsid w:val="00BB7358"/>
    <w:rsid w:val="00BB764A"/>
    <w:rsid w:val="00BC056E"/>
    <w:rsid w:val="00BC34D7"/>
    <w:rsid w:val="00BC361D"/>
    <w:rsid w:val="00BC4FA8"/>
    <w:rsid w:val="00BC6012"/>
    <w:rsid w:val="00BC6B93"/>
    <w:rsid w:val="00BC7617"/>
    <w:rsid w:val="00BD24D8"/>
    <w:rsid w:val="00BD4FB3"/>
    <w:rsid w:val="00BD5AA5"/>
    <w:rsid w:val="00BD6BF4"/>
    <w:rsid w:val="00BE7A52"/>
    <w:rsid w:val="00BF13E2"/>
    <w:rsid w:val="00BF56E9"/>
    <w:rsid w:val="00BF7201"/>
    <w:rsid w:val="00C01A0A"/>
    <w:rsid w:val="00C07E49"/>
    <w:rsid w:val="00C11C92"/>
    <w:rsid w:val="00C1504A"/>
    <w:rsid w:val="00C15CFC"/>
    <w:rsid w:val="00C16E4B"/>
    <w:rsid w:val="00C20976"/>
    <w:rsid w:val="00C210F7"/>
    <w:rsid w:val="00C3361A"/>
    <w:rsid w:val="00C4032E"/>
    <w:rsid w:val="00C40CEE"/>
    <w:rsid w:val="00C413C8"/>
    <w:rsid w:val="00C4627C"/>
    <w:rsid w:val="00C51D0E"/>
    <w:rsid w:val="00C529F0"/>
    <w:rsid w:val="00C57496"/>
    <w:rsid w:val="00C60E4E"/>
    <w:rsid w:val="00C621EF"/>
    <w:rsid w:val="00C65C6C"/>
    <w:rsid w:val="00C66842"/>
    <w:rsid w:val="00C66C0C"/>
    <w:rsid w:val="00C70AE8"/>
    <w:rsid w:val="00C73D0D"/>
    <w:rsid w:val="00C755B9"/>
    <w:rsid w:val="00C76183"/>
    <w:rsid w:val="00C775D8"/>
    <w:rsid w:val="00C776A4"/>
    <w:rsid w:val="00C81D02"/>
    <w:rsid w:val="00C84391"/>
    <w:rsid w:val="00C85D02"/>
    <w:rsid w:val="00C86B58"/>
    <w:rsid w:val="00C9374E"/>
    <w:rsid w:val="00C96514"/>
    <w:rsid w:val="00C97BEE"/>
    <w:rsid w:val="00CA08E5"/>
    <w:rsid w:val="00CB0A62"/>
    <w:rsid w:val="00CB4A4F"/>
    <w:rsid w:val="00CB6C6F"/>
    <w:rsid w:val="00CC2940"/>
    <w:rsid w:val="00CC3C5B"/>
    <w:rsid w:val="00CC4A60"/>
    <w:rsid w:val="00CC62F1"/>
    <w:rsid w:val="00CC65F6"/>
    <w:rsid w:val="00CD125A"/>
    <w:rsid w:val="00CD1F3C"/>
    <w:rsid w:val="00CD2962"/>
    <w:rsid w:val="00CD37EF"/>
    <w:rsid w:val="00CE1E7C"/>
    <w:rsid w:val="00CE4107"/>
    <w:rsid w:val="00CE6EE5"/>
    <w:rsid w:val="00CF0100"/>
    <w:rsid w:val="00CF3649"/>
    <w:rsid w:val="00CF4B7E"/>
    <w:rsid w:val="00D054C2"/>
    <w:rsid w:val="00D076D5"/>
    <w:rsid w:val="00D13FEE"/>
    <w:rsid w:val="00D21213"/>
    <w:rsid w:val="00D24FC8"/>
    <w:rsid w:val="00D26CE1"/>
    <w:rsid w:val="00D355F3"/>
    <w:rsid w:val="00D41F32"/>
    <w:rsid w:val="00D435DB"/>
    <w:rsid w:val="00D43A4B"/>
    <w:rsid w:val="00D50920"/>
    <w:rsid w:val="00D63CF4"/>
    <w:rsid w:val="00D64C10"/>
    <w:rsid w:val="00D718ED"/>
    <w:rsid w:val="00D73B20"/>
    <w:rsid w:val="00D81139"/>
    <w:rsid w:val="00D8182A"/>
    <w:rsid w:val="00D81ECC"/>
    <w:rsid w:val="00D8344F"/>
    <w:rsid w:val="00D845C2"/>
    <w:rsid w:val="00D84982"/>
    <w:rsid w:val="00D8711E"/>
    <w:rsid w:val="00D91084"/>
    <w:rsid w:val="00D97F48"/>
    <w:rsid w:val="00DA1878"/>
    <w:rsid w:val="00DA2D27"/>
    <w:rsid w:val="00DA3404"/>
    <w:rsid w:val="00DB1293"/>
    <w:rsid w:val="00DB163B"/>
    <w:rsid w:val="00DB4CA5"/>
    <w:rsid w:val="00DC06AA"/>
    <w:rsid w:val="00DC0912"/>
    <w:rsid w:val="00DC0968"/>
    <w:rsid w:val="00DC0F89"/>
    <w:rsid w:val="00DC2AD8"/>
    <w:rsid w:val="00DC48F7"/>
    <w:rsid w:val="00DC534F"/>
    <w:rsid w:val="00DC772E"/>
    <w:rsid w:val="00DD33CC"/>
    <w:rsid w:val="00DD3CFB"/>
    <w:rsid w:val="00DE10F0"/>
    <w:rsid w:val="00DE1DE3"/>
    <w:rsid w:val="00DE21D1"/>
    <w:rsid w:val="00DE2328"/>
    <w:rsid w:val="00DE2844"/>
    <w:rsid w:val="00DE5109"/>
    <w:rsid w:val="00DE5E01"/>
    <w:rsid w:val="00DE7C4C"/>
    <w:rsid w:val="00DF320B"/>
    <w:rsid w:val="00DF36CF"/>
    <w:rsid w:val="00DF3925"/>
    <w:rsid w:val="00E00128"/>
    <w:rsid w:val="00E044F4"/>
    <w:rsid w:val="00E16950"/>
    <w:rsid w:val="00E20463"/>
    <w:rsid w:val="00E3181A"/>
    <w:rsid w:val="00E318BE"/>
    <w:rsid w:val="00E32D23"/>
    <w:rsid w:val="00E333AF"/>
    <w:rsid w:val="00E3371C"/>
    <w:rsid w:val="00E35122"/>
    <w:rsid w:val="00E35431"/>
    <w:rsid w:val="00E36146"/>
    <w:rsid w:val="00E4365E"/>
    <w:rsid w:val="00E43C42"/>
    <w:rsid w:val="00E4427F"/>
    <w:rsid w:val="00E5064D"/>
    <w:rsid w:val="00E603CE"/>
    <w:rsid w:val="00E63F51"/>
    <w:rsid w:val="00E71270"/>
    <w:rsid w:val="00E712E3"/>
    <w:rsid w:val="00E84751"/>
    <w:rsid w:val="00E871E2"/>
    <w:rsid w:val="00E910C9"/>
    <w:rsid w:val="00E94E73"/>
    <w:rsid w:val="00E95DBC"/>
    <w:rsid w:val="00EA4FE6"/>
    <w:rsid w:val="00EB02BD"/>
    <w:rsid w:val="00EB106C"/>
    <w:rsid w:val="00EB1436"/>
    <w:rsid w:val="00EB25B6"/>
    <w:rsid w:val="00EB5061"/>
    <w:rsid w:val="00EB6E77"/>
    <w:rsid w:val="00EC0C69"/>
    <w:rsid w:val="00EC160E"/>
    <w:rsid w:val="00EC1D31"/>
    <w:rsid w:val="00EC3C47"/>
    <w:rsid w:val="00EC7EE0"/>
    <w:rsid w:val="00ED02A6"/>
    <w:rsid w:val="00ED2626"/>
    <w:rsid w:val="00ED2B0B"/>
    <w:rsid w:val="00ED3671"/>
    <w:rsid w:val="00ED7AD6"/>
    <w:rsid w:val="00EE0085"/>
    <w:rsid w:val="00EE3B6A"/>
    <w:rsid w:val="00EE3BD9"/>
    <w:rsid w:val="00EE3E93"/>
    <w:rsid w:val="00EE51CF"/>
    <w:rsid w:val="00EE5345"/>
    <w:rsid w:val="00EE77C6"/>
    <w:rsid w:val="00EF092F"/>
    <w:rsid w:val="00EF2081"/>
    <w:rsid w:val="00EF6635"/>
    <w:rsid w:val="00F02D5B"/>
    <w:rsid w:val="00F03BAE"/>
    <w:rsid w:val="00F14007"/>
    <w:rsid w:val="00F1501C"/>
    <w:rsid w:val="00F162A0"/>
    <w:rsid w:val="00F23537"/>
    <w:rsid w:val="00F2476C"/>
    <w:rsid w:val="00F27642"/>
    <w:rsid w:val="00F30F41"/>
    <w:rsid w:val="00F310D6"/>
    <w:rsid w:val="00F31194"/>
    <w:rsid w:val="00F31535"/>
    <w:rsid w:val="00F3154D"/>
    <w:rsid w:val="00F345EA"/>
    <w:rsid w:val="00F34D23"/>
    <w:rsid w:val="00F35C7B"/>
    <w:rsid w:val="00F35E91"/>
    <w:rsid w:val="00F36A22"/>
    <w:rsid w:val="00F37390"/>
    <w:rsid w:val="00F37C9F"/>
    <w:rsid w:val="00F448B0"/>
    <w:rsid w:val="00F45A0E"/>
    <w:rsid w:val="00F45F4E"/>
    <w:rsid w:val="00F46A44"/>
    <w:rsid w:val="00F47842"/>
    <w:rsid w:val="00F50E3A"/>
    <w:rsid w:val="00F51255"/>
    <w:rsid w:val="00F5130A"/>
    <w:rsid w:val="00F52726"/>
    <w:rsid w:val="00F52727"/>
    <w:rsid w:val="00F5291F"/>
    <w:rsid w:val="00F554AF"/>
    <w:rsid w:val="00F56CD1"/>
    <w:rsid w:val="00F608FF"/>
    <w:rsid w:val="00F616FB"/>
    <w:rsid w:val="00F63580"/>
    <w:rsid w:val="00F64056"/>
    <w:rsid w:val="00F67BDB"/>
    <w:rsid w:val="00F7226A"/>
    <w:rsid w:val="00F73905"/>
    <w:rsid w:val="00F843CD"/>
    <w:rsid w:val="00F87494"/>
    <w:rsid w:val="00F9265B"/>
    <w:rsid w:val="00F92BE0"/>
    <w:rsid w:val="00F9363A"/>
    <w:rsid w:val="00F93989"/>
    <w:rsid w:val="00F9535E"/>
    <w:rsid w:val="00F966E3"/>
    <w:rsid w:val="00FA1442"/>
    <w:rsid w:val="00FA2098"/>
    <w:rsid w:val="00FA2245"/>
    <w:rsid w:val="00FA2E53"/>
    <w:rsid w:val="00FA2FE7"/>
    <w:rsid w:val="00FA6696"/>
    <w:rsid w:val="00FB56AC"/>
    <w:rsid w:val="00FB6098"/>
    <w:rsid w:val="00FB60CB"/>
    <w:rsid w:val="00FB6BA2"/>
    <w:rsid w:val="00FC0B06"/>
    <w:rsid w:val="00FC0DED"/>
    <w:rsid w:val="00FC0E87"/>
    <w:rsid w:val="00FC441C"/>
    <w:rsid w:val="00FC564E"/>
    <w:rsid w:val="00FC5F79"/>
    <w:rsid w:val="00FD0B1C"/>
    <w:rsid w:val="00FD2EA5"/>
    <w:rsid w:val="00FD412D"/>
    <w:rsid w:val="00FD51D6"/>
    <w:rsid w:val="00FD7E4D"/>
    <w:rsid w:val="00FE52E8"/>
    <w:rsid w:val="00FE7EF8"/>
    <w:rsid w:val="00FF2610"/>
    <w:rsid w:val="00FF4070"/>
    <w:rsid w:val="00FF698E"/>
    <w:rsid w:val="00FF6C29"/>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9"/>
    <o:shapelayout v:ext="edit">
      <o:idmap v:ext="edit" data="1"/>
    </o:shapelayout>
  </w:shapeDefaults>
  <w:decimalSymbol w:val="."/>
  <w:listSeparator w:val=","/>
  <w14:docId w14:val="105A93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宋体" w:hAnsi="Calibri" w:cs="Times New Roman"/>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 Spacing" w:semiHidden="0" w:uiPriority="1" w:unhideWhenUsed="0" w:qFormat="1"/>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iPriority="1" w:unhideWhenUsed="0" w:qFormat="1"/>
    <w:lsdException w:name="Medium Grid 3" w:semiHidden="0" w:uiPriority="60" w:unhideWhenUsed="0"/>
    <w:lsdException w:name="Dark List" w:semiHidden="0" w:uiPriority="61" w:unhideWhenUsed="0"/>
    <w:lsdException w:name="Colorful Shading" w:semiHidden="0" w:uiPriority="62" w:unhideWhenUsed="0"/>
    <w:lsdException w:name="Colorful List" w:semiHidden="0" w:uiPriority="63" w:unhideWhenUsed="0"/>
    <w:lsdException w:name="Colorful Grid" w:semiHidden="0" w:uiPriority="64" w:unhideWhenUsed="0"/>
    <w:lsdException w:name="Light Shading Accent 1" w:semiHidden="0" w:uiPriority="65" w:unhideWhenUsed="0"/>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uiPriority="71" w:unhideWhenUsed="0"/>
    <w:lsdException w:name="List Paragraph" w:semiHidden="0" w:uiPriority="34" w:unhideWhenUsed="0" w:qFormat="1"/>
    <w:lsdException w:name="Quote" w:semiHidden="0" w:uiPriority="73" w:unhideWhenUsed="0" w:qFormat="1"/>
    <w:lsdException w:name="Intense Quote" w:semiHidden="0" w:uiPriority="60" w:unhideWhenUsed="0" w:qFormat="1"/>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nhideWhenUsed="0"/>
    <w:lsdException w:name="Colorful List Accent 1" w:semiHidden="0" w:uiPriority="34" w:unhideWhenUsed="0" w:qFormat="1"/>
    <w:lsdException w:name="Colorful Grid Accent 1" w:semiHidden="0" w:uiPriority="29" w:unhideWhenUsed="0" w:qFormat="1"/>
    <w:lsdException w:name="Light Shading Accent 2" w:semiHidden="0" w:uiPriority="30" w:unhideWhenUsed="0" w:qFormat="1"/>
    <w:lsdException w:name="Light List Accent 2" w:semiHidden="0" w:uiPriority="66" w:unhideWhenUsed="0"/>
    <w:lsdException w:name="Light Grid Accent 2" w:semiHidden="0" w:uiPriority="67" w:unhideWhenUsed="0"/>
    <w:lsdException w:name="Medium Shading 1 Accent 2" w:semiHidden="0" w:uiPriority="68" w:unhideWhenUsed="0"/>
    <w:lsdException w:name="Medium Shading 2 Accent 2" w:semiHidden="0" w:uiPriority="69" w:unhideWhenUsed="0"/>
    <w:lsdException w:name="Medium List 1 Accent 2" w:semiHidden="0" w:uiPriority="70" w:unhideWhenUsed="0"/>
    <w:lsdException w:name="Medium List 2 Accent 2" w:semiHidden="0" w:uiPriority="71" w:unhideWhenUsed="0"/>
    <w:lsdException w:name="Medium Grid 1 Accent 2" w:semiHidden="0" w:uiPriority="72" w:unhideWhenUsed="0"/>
    <w:lsdException w:name="Medium Grid 2 Accent 2" w:semiHidden="0" w:uiPriority="73" w:unhideWhenUsed="0"/>
    <w:lsdException w:name="Medium Grid 3 Accent 2" w:semiHidden="0" w:uiPriority="60" w:unhideWhenUsed="0"/>
    <w:lsdException w:name="Dark List Accent 2" w:semiHidden="0" w:uiPriority="61" w:unhideWhenUsed="0"/>
    <w:lsdException w:name="Colorful Shading Accent 2" w:semiHidden="0" w:uiPriority="62" w:unhideWhenUsed="0"/>
    <w:lsdException w:name="Colorful List Accent 2" w:semiHidden="0" w:uiPriority="63" w:unhideWhenUsed="0"/>
    <w:lsdException w:name="Colorful Grid Accent 2" w:semiHidden="0" w:uiPriority="64" w:unhideWhenUsed="0"/>
    <w:lsdException w:name="Light Shading Accent 3" w:semiHidden="0" w:uiPriority="65" w:unhideWhenUsed="0"/>
    <w:lsdException w:name="Light List Accent 3" w:semiHidden="0" w:uiPriority="66" w:unhideWhenUsed="0"/>
    <w:lsdException w:name="Light Grid Accent 3" w:semiHidden="0" w:uiPriority="67" w:unhideWhenUsed="0"/>
    <w:lsdException w:name="Medium Shading 1 Accent 3" w:semiHidden="0" w:uiPriority="68" w:unhideWhenUsed="0"/>
    <w:lsdException w:name="Medium Shading 2 Accent 3" w:semiHidden="0" w:uiPriority="69" w:unhideWhenUsed="0"/>
    <w:lsdException w:name="Medium List 1 Accent 3" w:semiHidden="0" w:uiPriority="70" w:unhideWhenUsed="0"/>
    <w:lsdException w:name="Medium List 2 Accent 3" w:semiHidden="0" w:uiPriority="71" w:unhideWhenUsed="0"/>
    <w:lsdException w:name="Medium Grid 1 Accent 3" w:semiHidden="0" w:uiPriority="72" w:unhideWhenUsed="0"/>
    <w:lsdException w:name="Medium Grid 2 Accent 3" w:semiHidden="0" w:uiPriority="73" w:unhideWhenUsed="0"/>
    <w:lsdException w:name="Medium Grid 3 Accent 3" w:semiHidden="0" w:uiPriority="60" w:unhideWhenUsed="0"/>
    <w:lsdException w:name="Dark List Accent 3" w:semiHidden="0" w:uiPriority="61" w:unhideWhenUsed="0"/>
    <w:lsdException w:name="Colorful Shading Accent 3" w:semiHidden="0" w:uiPriority="62" w:unhideWhenUsed="0"/>
    <w:lsdException w:name="Colorful List Accent 3" w:semiHidden="0" w:uiPriority="63" w:unhideWhenUsed="0"/>
    <w:lsdException w:name="Colorful Grid Accent 3" w:semiHidden="0" w:uiPriority="64" w:unhideWhenUsed="0"/>
    <w:lsdException w:name="Light Shading Accent 4" w:semiHidden="0" w:uiPriority="65" w:unhideWhenUsed="0"/>
    <w:lsdException w:name="Light List Accent 4" w:semiHidden="0" w:uiPriority="66" w:unhideWhenUsed="0"/>
    <w:lsdException w:name="Light Grid Accent 4" w:semiHidden="0" w:uiPriority="67" w:unhideWhenUsed="0"/>
    <w:lsdException w:name="Medium Shading 1 Accent 4" w:semiHidden="0" w:uiPriority="68" w:unhideWhenUsed="0"/>
    <w:lsdException w:name="Medium Shading 2 Accent 4" w:semiHidden="0" w:uiPriority="69" w:unhideWhenUsed="0"/>
    <w:lsdException w:name="Medium List 1 Accent 4" w:semiHidden="0" w:uiPriority="70" w:unhideWhenUsed="0"/>
    <w:lsdException w:name="Medium List 2 Accent 4" w:semiHidden="0" w:uiPriority="71" w:unhideWhenUsed="0"/>
    <w:lsdException w:name="Medium Grid 1 Accent 4" w:semiHidden="0" w:uiPriority="72" w:unhideWhenUsed="0"/>
    <w:lsdException w:name="Medium Grid 2 Accent 4" w:semiHidden="0" w:uiPriority="73" w:unhideWhenUsed="0"/>
    <w:lsdException w:name="Medium Grid 3 Accent 4" w:semiHidden="0" w:uiPriority="60" w:unhideWhenUsed="0"/>
    <w:lsdException w:name="Dark List Accent 4" w:semiHidden="0" w:uiPriority="61" w:unhideWhenUsed="0"/>
    <w:lsdException w:name="Colorful Shading Accent 4" w:semiHidden="0" w:uiPriority="62" w:unhideWhenUsed="0"/>
    <w:lsdException w:name="Colorful List Accent 4" w:semiHidden="0" w:uiPriority="63" w:unhideWhenUsed="0"/>
    <w:lsdException w:name="Colorful Grid Accent 4" w:semiHidden="0" w:uiPriority="64" w:unhideWhenUsed="0"/>
    <w:lsdException w:name="Light Shading Accent 5" w:semiHidden="0" w:uiPriority="65" w:unhideWhenUsed="0"/>
    <w:lsdException w:name="Light List Accent 5" w:semiHidden="0" w:uiPriority="66" w:unhideWhenUsed="0"/>
    <w:lsdException w:name="Light Grid Accent 5" w:semiHidden="0" w:uiPriority="67" w:unhideWhenUsed="0"/>
    <w:lsdException w:name="Medium Shading 1 Accent 5" w:semiHidden="0" w:uiPriority="68" w:unhideWhenUsed="0"/>
    <w:lsdException w:name="Medium Shading 2 Accent 5" w:semiHidden="0" w:uiPriority="69" w:unhideWhenUsed="0"/>
    <w:lsdException w:name="Medium List 1 Accent 5" w:semiHidden="0" w:uiPriority="70" w:unhideWhenUsed="0"/>
    <w:lsdException w:name="Medium List 2 Accent 5" w:semiHidden="0" w:uiPriority="71" w:unhideWhenUsed="0"/>
    <w:lsdException w:name="Medium Grid 1 Accent 5" w:semiHidden="0" w:uiPriority="72" w:unhideWhenUsed="0"/>
    <w:lsdException w:name="Medium Grid 2 Accent 5" w:semiHidden="0" w:uiPriority="73" w:unhideWhenUsed="0"/>
    <w:lsdException w:name="Medium Grid 3 Accent 5" w:semiHidden="0" w:uiPriority="60" w:unhideWhenUsed="0"/>
    <w:lsdException w:name="Dark List Accent 5" w:semiHidden="0" w:uiPriority="61" w:unhideWhenUsed="0"/>
    <w:lsdException w:name="Colorful Shading Accent 5" w:semiHidden="0" w:uiPriority="62" w:unhideWhenUsed="0"/>
    <w:lsdException w:name="Colorful List Accent 5" w:semiHidden="0" w:uiPriority="63" w:unhideWhenUsed="0"/>
    <w:lsdException w:name="Colorful Grid Accent 5" w:semiHidden="0" w:uiPriority="64" w:unhideWhenUsed="0"/>
    <w:lsdException w:name="Light Shading Accent 6" w:semiHidden="0" w:uiPriority="65" w:unhideWhenUsed="0"/>
    <w:lsdException w:name="Light List Accent 6" w:semiHidden="0" w:uiPriority="66" w:unhideWhenUsed="0"/>
    <w:lsdException w:name="Light Grid Accent 6" w:semiHidden="0" w:uiPriority="67" w:unhideWhenUsed="0"/>
    <w:lsdException w:name="Medium Shading 1 Accent 6" w:semiHidden="0" w:uiPriority="68" w:unhideWhenUsed="0"/>
    <w:lsdException w:name="Medium Shading 2 Accent 6" w:semiHidden="0" w:uiPriority="69" w:unhideWhenUsed="0"/>
    <w:lsdException w:name="Medium List 1 Accent 6" w:semiHidden="0" w:uiPriority="70" w:unhideWhenUsed="0"/>
    <w:lsdException w:name="Medium List 2 Accent 6" w:semiHidden="0" w:uiPriority="71" w:unhideWhenUsed="0"/>
    <w:lsdException w:name="Medium Grid 1 Accent 6" w:semiHidden="0" w:uiPriority="72" w:unhideWhenUsed="0"/>
    <w:lsdException w:name="Medium Grid 2 Accent 6" w:semiHidden="0" w:uiPriority="73" w:unhideWhenUsed="0"/>
    <w:lsdException w:name="Medium Grid 3 Accent 6" w:semiHidden="0" w:uiPriority="60" w:unhideWhenUsed="0"/>
    <w:lsdException w:name="Dark List Accent 6" w:semiHidden="0" w:uiPriority="61" w:unhideWhenUsed="0"/>
    <w:lsdException w:name="Colorful Shading Accent 6" w:semiHidden="0" w:uiPriority="62" w:unhideWhenUsed="0"/>
    <w:lsdException w:name="Colorful List Accent 6" w:semiHidden="0" w:uiPriority="63" w:unhideWhenUsed="0"/>
    <w:lsdException w:name="Colorful Grid Accent 6" w:semiHidden="0" w:uiPriority="64" w:unhideWhenUsed="0"/>
    <w:lsdException w:name="Subtle Emphasis" w:semiHidden="0" w:uiPriority="65" w:unhideWhenUsed="0" w:qFormat="1"/>
    <w:lsdException w:name="Intense Emphasis" w:semiHidden="0" w:uiPriority="66" w:unhideWhenUsed="0" w:qFormat="1"/>
    <w:lsdException w:name="Subtle Reference" w:semiHidden="0" w:uiPriority="67" w:unhideWhenUsed="0" w:qFormat="1"/>
    <w:lsdException w:name="Intense Reference" w:semiHidden="0" w:uiPriority="68" w:unhideWhenUsed="0" w:qFormat="1"/>
    <w:lsdException w:name="Book Title" w:semiHidden="0" w:uiPriority="69" w:unhideWhenUsed="0" w:qFormat="1"/>
    <w:lsdException w:name="Bibliography" w:uiPriority="70"/>
    <w:lsdException w:name="TOC Heading" w:uiPriority="71" w:qFormat="1"/>
  </w:latentStyles>
  <w:style w:type="paragraph" w:default="1" w:styleId="a">
    <w:name w:val="Normal"/>
    <w:qFormat/>
    <w:rsid w:val="00D8711E"/>
    <w:pPr>
      <w:widowControl w:val="0"/>
      <w:jc w:val="both"/>
    </w:pPr>
    <w:rPr>
      <w:kern w:val="2"/>
      <w:sz w:val="21"/>
      <w:szCs w:val="22"/>
    </w:rPr>
  </w:style>
  <w:style w:type="paragraph" w:styleId="1">
    <w:name w:val="heading 1"/>
    <w:basedOn w:val="a"/>
    <w:next w:val="a"/>
    <w:link w:val="10"/>
    <w:uiPriority w:val="9"/>
    <w:qFormat/>
    <w:rsid w:val="00561143"/>
    <w:pPr>
      <w:keepNext/>
      <w:keepLines/>
      <w:numPr>
        <w:numId w:val="1"/>
      </w:numPr>
      <w:spacing w:before="340" w:after="330" w:line="578" w:lineRule="auto"/>
      <w:jc w:val="center"/>
      <w:outlineLvl w:val="0"/>
    </w:pPr>
    <w:rPr>
      <w:b/>
      <w:bCs/>
      <w:kern w:val="44"/>
      <w:sz w:val="44"/>
      <w:szCs w:val="44"/>
    </w:rPr>
  </w:style>
  <w:style w:type="paragraph" w:styleId="2">
    <w:name w:val="heading 2"/>
    <w:basedOn w:val="a"/>
    <w:next w:val="a"/>
    <w:link w:val="20"/>
    <w:uiPriority w:val="9"/>
    <w:qFormat/>
    <w:rsid w:val="008E5D15"/>
    <w:pPr>
      <w:keepNext/>
      <w:keepLines/>
      <w:numPr>
        <w:ilvl w:val="1"/>
        <w:numId w:val="1"/>
      </w:numPr>
      <w:spacing w:before="260" w:after="260" w:line="416" w:lineRule="auto"/>
      <w:outlineLvl w:val="1"/>
    </w:pPr>
    <w:rPr>
      <w:rFonts w:ascii="Cambria" w:hAnsi="Cambria"/>
      <w:b/>
      <w:bCs/>
      <w:kern w:val="0"/>
      <w:sz w:val="32"/>
      <w:szCs w:val="32"/>
    </w:rPr>
  </w:style>
  <w:style w:type="paragraph" w:styleId="3">
    <w:name w:val="heading 3"/>
    <w:basedOn w:val="a"/>
    <w:next w:val="a"/>
    <w:link w:val="30"/>
    <w:uiPriority w:val="9"/>
    <w:qFormat/>
    <w:rsid w:val="00F448B0"/>
    <w:pPr>
      <w:keepNext/>
      <w:keepLines/>
      <w:numPr>
        <w:ilvl w:val="2"/>
        <w:numId w:val="1"/>
      </w:numPr>
      <w:spacing w:before="260" w:after="260" w:line="416" w:lineRule="auto"/>
      <w:outlineLvl w:val="2"/>
    </w:pPr>
    <w:rPr>
      <w:b/>
      <w:bCs/>
      <w:kern w:val="0"/>
      <w:sz w:val="32"/>
      <w:szCs w:val="32"/>
    </w:rPr>
  </w:style>
  <w:style w:type="paragraph" w:styleId="4">
    <w:name w:val="heading 4"/>
    <w:basedOn w:val="a"/>
    <w:next w:val="a"/>
    <w:link w:val="40"/>
    <w:uiPriority w:val="9"/>
    <w:qFormat/>
    <w:rsid w:val="00991B66"/>
    <w:pPr>
      <w:keepNext/>
      <w:keepLines/>
      <w:numPr>
        <w:ilvl w:val="3"/>
        <w:numId w:val="1"/>
      </w:numPr>
      <w:spacing w:before="280" w:after="290" w:line="376" w:lineRule="auto"/>
      <w:outlineLvl w:val="3"/>
    </w:pPr>
    <w:rPr>
      <w:rFonts w:ascii="Cambria" w:hAnsi="Cambria"/>
      <w:b/>
      <w:bCs/>
      <w:kern w:val="0"/>
      <w:sz w:val="28"/>
      <w:szCs w:val="28"/>
    </w:rPr>
  </w:style>
  <w:style w:type="paragraph" w:styleId="5">
    <w:name w:val="heading 5"/>
    <w:basedOn w:val="a"/>
    <w:next w:val="a"/>
    <w:link w:val="50"/>
    <w:uiPriority w:val="9"/>
    <w:qFormat/>
    <w:rsid w:val="00991B66"/>
    <w:pPr>
      <w:keepNext/>
      <w:keepLines/>
      <w:numPr>
        <w:ilvl w:val="4"/>
        <w:numId w:val="1"/>
      </w:numPr>
      <w:spacing w:before="280" w:after="290" w:line="376" w:lineRule="auto"/>
      <w:outlineLvl w:val="4"/>
    </w:pPr>
    <w:rPr>
      <w:b/>
      <w:bCs/>
      <w:kern w:val="0"/>
      <w:sz w:val="28"/>
      <w:szCs w:val="28"/>
    </w:rPr>
  </w:style>
  <w:style w:type="paragraph" w:styleId="6">
    <w:name w:val="heading 6"/>
    <w:basedOn w:val="a"/>
    <w:next w:val="a"/>
    <w:link w:val="60"/>
    <w:uiPriority w:val="9"/>
    <w:qFormat/>
    <w:rsid w:val="00991B66"/>
    <w:pPr>
      <w:keepNext/>
      <w:keepLines/>
      <w:numPr>
        <w:ilvl w:val="5"/>
        <w:numId w:val="1"/>
      </w:numPr>
      <w:spacing w:before="240" w:after="64" w:line="320" w:lineRule="auto"/>
      <w:outlineLvl w:val="5"/>
    </w:pPr>
    <w:rPr>
      <w:rFonts w:ascii="Cambria" w:hAnsi="Cambria"/>
      <w:b/>
      <w:bCs/>
      <w:kern w:val="0"/>
      <w:sz w:val="24"/>
      <w:szCs w:val="24"/>
    </w:rPr>
  </w:style>
  <w:style w:type="paragraph" w:styleId="7">
    <w:name w:val="heading 7"/>
    <w:basedOn w:val="a"/>
    <w:next w:val="a"/>
    <w:link w:val="70"/>
    <w:uiPriority w:val="9"/>
    <w:qFormat/>
    <w:rsid w:val="00991B66"/>
    <w:pPr>
      <w:keepNext/>
      <w:keepLines/>
      <w:numPr>
        <w:ilvl w:val="6"/>
        <w:numId w:val="1"/>
      </w:numPr>
      <w:spacing w:before="240" w:after="64" w:line="320" w:lineRule="auto"/>
      <w:outlineLvl w:val="6"/>
    </w:pPr>
    <w:rPr>
      <w:b/>
      <w:bCs/>
      <w:kern w:val="0"/>
      <w:sz w:val="24"/>
      <w:szCs w:val="24"/>
    </w:rPr>
  </w:style>
  <w:style w:type="paragraph" w:styleId="8">
    <w:name w:val="heading 8"/>
    <w:basedOn w:val="a"/>
    <w:next w:val="a"/>
    <w:link w:val="80"/>
    <w:uiPriority w:val="9"/>
    <w:qFormat/>
    <w:rsid w:val="00991B66"/>
    <w:pPr>
      <w:keepNext/>
      <w:keepLines/>
      <w:numPr>
        <w:ilvl w:val="7"/>
        <w:numId w:val="1"/>
      </w:numPr>
      <w:spacing w:before="240" w:after="64" w:line="320" w:lineRule="auto"/>
      <w:outlineLvl w:val="7"/>
    </w:pPr>
    <w:rPr>
      <w:rFonts w:ascii="Cambria" w:hAnsi="Cambria"/>
      <w:kern w:val="0"/>
      <w:sz w:val="24"/>
      <w:szCs w:val="24"/>
    </w:rPr>
  </w:style>
  <w:style w:type="paragraph" w:styleId="9">
    <w:name w:val="heading 9"/>
    <w:basedOn w:val="a"/>
    <w:next w:val="a"/>
    <w:link w:val="90"/>
    <w:uiPriority w:val="9"/>
    <w:qFormat/>
    <w:rsid w:val="00991B66"/>
    <w:pPr>
      <w:keepNext/>
      <w:keepLines/>
      <w:numPr>
        <w:ilvl w:val="8"/>
        <w:numId w:val="1"/>
      </w:numPr>
      <w:spacing w:before="240" w:after="64" w:line="320" w:lineRule="auto"/>
      <w:outlineLvl w:val="8"/>
    </w:pPr>
    <w:rPr>
      <w:rFonts w:ascii="Cambria" w:hAnsi="Cambria"/>
      <w:kern w:val="0"/>
      <w:sz w:val="20"/>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a4"/>
    <w:uiPriority w:val="99"/>
    <w:semiHidden/>
    <w:unhideWhenUsed/>
    <w:rsid w:val="00C01A0A"/>
    <w:pPr>
      <w:ind w:leftChars="2500" w:left="100"/>
    </w:pPr>
  </w:style>
  <w:style w:type="character" w:customStyle="1" w:styleId="a4">
    <w:name w:val="日期字符"/>
    <w:basedOn w:val="a0"/>
    <w:link w:val="a3"/>
    <w:uiPriority w:val="99"/>
    <w:semiHidden/>
    <w:rsid w:val="00C01A0A"/>
  </w:style>
  <w:style w:type="character" w:customStyle="1" w:styleId="10">
    <w:name w:val="标题 1字符"/>
    <w:link w:val="1"/>
    <w:uiPriority w:val="9"/>
    <w:rsid w:val="00561143"/>
    <w:rPr>
      <w:b/>
      <w:bCs/>
      <w:kern w:val="44"/>
      <w:sz w:val="44"/>
      <w:szCs w:val="44"/>
    </w:rPr>
  </w:style>
  <w:style w:type="character" w:customStyle="1" w:styleId="20">
    <w:name w:val="标题 2字符"/>
    <w:link w:val="2"/>
    <w:uiPriority w:val="9"/>
    <w:rsid w:val="008E5D15"/>
    <w:rPr>
      <w:rFonts w:ascii="Cambria" w:hAnsi="Cambria"/>
      <w:b/>
      <w:bCs/>
      <w:sz w:val="32"/>
      <w:szCs w:val="32"/>
    </w:rPr>
  </w:style>
  <w:style w:type="table" w:styleId="a5">
    <w:name w:val="Table Grid"/>
    <w:basedOn w:val="a1"/>
    <w:uiPriority w:val="39"/>
    <w:rsid w:val="00EB106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30">
    <w:name w:val="标题 3字符"/>
    <w:link w:val="3"/>
    <w:uiPriority w:val="9"/>
    <w:rsid w:val="00F448B0"/>
    <w:rPr>
      <w:b/>
      <w:bCs/>
      <w:sz w:val="32"/>
      <w:szCs w:val="32"/>
    </w:rPr>
  </w:style>
  <w:style w:type="paragraph" w:styleId="a6">
    <w:name w:val="Document Map"/>
    <w:basedOn w:val="a"/>
    <w:link w:val="a7"/>
    <w:uiPriority w:val="99"/>
    <w:semiHidden/>
    <w:unhideWhenUsed/>
    <w:rsid w:val="00F448B0"/>
    <w:rPr>
      <w:rFonts w:ascii="宋体"/>
      <w:kern w:val="0"/>
      <w:sz w:val="18"/>
      <w:szCs w:val="18"/>
    </w:rPr>
  </w:style>
  <w:style w:type="character" w:customStyle="1" w:styleId="a7">
    <w:name w:val="文档结构图 字符"/>
    <w:link w:val="a6"/>
    <w:uiPriority w:val="99"/>
    <w:semiHidden/>
    <w:rsid w:val="00F448B0"/>
    <w:rPr>
      <w:rFonts w:ascii="宋体" w:eastAsia="宋体"/>
      <w:sz w:val="18"/>
      <w:szCs w:val="18"/>
    </w:rPr>
  </w:style>
  <w:style w:type="paragraph" w:styleId="a8">
    <w:name w:val="header"/>
    <w:basedOn w:val="a"/>
    <w:link w:val="a9"/>
    <w:uiPriority w:val="99"/>
    <w:unhideWhenUsed/>
    <w:rsid w:val="004C224D"/>
    <w:pPr>
      <w:pBdr>
        <w:bottom w:val="single" w:sz="6" w:space="1" w:color="auto"/>
      </w:pBdr>
      <w:tabs>
        <w:tab w:val="center" w:pos="4153"/>
        <w:tab w:val="right" w:pos="8306"/>
      </w:tabs>
      <w:snapToGrid w:val="0"/>
      <w:jc w:val="center"/>
    </w:pPr>
    <w:rPr>
      <w:kern w:val="0"/>
      <w:sz w:val="18"/>
      <w:szCs w:val="18"/>
    </w:rPr>
  </w:style>
  <w:style w:type="character" w:customStyle="1" w:styleId="a9">
    <w:name w:val="页眉字符"/>
    <w:link w:val="a8"/>
    <w:uiPriority w:val="99"/>
    <w:rsid w:val="004C224D"/>
    <w:rPr>
      <w:sz w:val="18"/>
      <w:szCs w:val="18"/>
    </w:rPr>
  </w:style>
  <w:style w:type="paragraph" w:styleId="aa">
    <w:name w:val="footer"/>
    <w:basedOn w:val="a"/>
    <w:link w:val="ab"/>
    <w:uiPriority w:val="99"/>
    <w:unhideWhenUsed/>
    <w:rsid w:val="004C224D"/>
    <w:pPr>
      <w:tabs>
        <w:tab w:val="center" w:pos="4153"/>
        <w:tab w:val="right" w:pos="8306"/>
      </w:tabs>
      <w:snapToGrid w:val="0"/>
      <w:jc w:val="left"/>
    </w:pPr>
    <w:rPr>
      <w:kern w:val="0"/>
      <w:sz w:val="18"/>
      <w:szCs w:val="18"/>
    </w:rPr>
  </w:style>
  <w:style w:type="character" w:customStyle="1" w:styleId="ab">
    <w:name w:val="页脚字符"/>
    <w:link w:val="aa"/>
    <w:uiPriority w:val="99"/>
    <w:rsid w:val="004C224D"/>
    <w:rPr>
      <w:sz w:val="18"/>
      <w:szCs w:val="18"/>
    </w:rPr>
  </w:style>
  <w:style w:type="paragraph" w:styleId="ac">
    <w:name w:val="Balloon Text"/>
    <w:basedOn w:val="a"/>
    <w:link w:val="ad"/>
    <w:uiPriority w:val="99"/>
    <w:semiHidden/>
    <w:unhideWhenUsed/>
    <w:rsid w:val="002F5F71"/>
    <w:rPr>
      <w:kern w:val="0"/>
      <w:sz w:val="18"/>
      <w:szCs w:val="18"/>
    </w:rPr>
  </w:style>
  <w:style w:type="character" w:customStyle="1" w:styleId="ad">
    <w:name w:val="批注框文本字符"/>
    <w:link w:val="ac"/>
    <w:uiPriority w:val="99"/>
    <w:semiHidden/>
    <w:rsid w:val="002F5F71"/>
    <w:rPr>
      <w:sz w:val="18"/>
      <w:szCs w:val="18"/>
    </w:rPr>
  </w:style>
  <w:style w:type="character" w:customStyle="1" w:styleId="40">
    <w:name w:val="标题 4字符"/>
    <w:link w:val="4"/>
    <w:uiPriority w:val="9"/>
    <w:rsid w:val="00991B66"/>
    <w:rPr>
      <w:rFonts w:ascii="Cambria" w:hAnsi="Cambria"/>
      <w:b/>
      <w:bCs/>
      <w:sz w:val="28"/>
      <w:szCs w:val="28"/>
    </w:rPr>
  </w:style>
  <w:style w:type="character" w:customStyle="1" w:styleId="50">
    <w:name w:val="标题 5字符"/>
    <w:link w:val="5"/>
    <w:uiPriority w:val="9"/>
    <w:rsid w:val="00991B66"/>
    <w:rPr>
      <w:b/>
      <w:bCs/>
      <w:sz w:val="28"/>
      <w:szCs w:val="28"/>
    </w:rPr>
  </w:style>
  <w:style w:type="character" w:customStyle="1" w:styleId="60">
    <w:name w:val="标题 6字符"/>
    <w:link w:val="6"/>
    <w:uiPriority w:val="9"/>
    <w:rsid w:val="00991B66"/>
    <w:rPr>
      <w:rFonts w:ascii="Cambria" w:hAnsi="Cambria"/>
      <w:b/>
      <w:bCs/>
      <w:sz w:val="24"/>
      <w:szCs w:val="24"/>
    </w:rPr>
  </w:style>
  <w:style w:type="character" w:customStyle="1" w:styleId="70">
    <w:name w:val="标题 7字符"/>
    <w:link w:val="7"/>
    <w:uiPriority w:val="9"/>
    <w:rsid w:val="00991B66"/>
    <w:rPr>
      <w:b/>
      <w:bCs/>
      <w:sz w:val="24"/>
      <w:szCs w:val="24"/>
    </w:rPr>
  </w:style>
  <w:style w:type="character" w:customStyle="1" w:styleId="80">
    <w:name w:val="标题 8字符"/>
    <w:link w:val="8"/>
    <w:uiPriority w:val="9"/>
    <w:rsid w:val="00991B66"/>
    <w:rPr>
      <w:rFonts w:ascii="Cambria" w:hAnsi="Cambria"/>
      <w:sz w:val="24"/>
      <w:szCs w:val="24"/>
    </w:rPr>
  </w:style>
  <w:style w:type="character" w:customStyle="1" w:styleId="90">
    <w:name w:val="标题 9字符"/>
    <w:link w:val="9"/>
    <w:uiPriority w:val="9"/>
    <w:rsid w:val="00991B66"/>
    <w:rPr>
      <w:rFonts w:ascii="Cambria" w:hAnsi="Cambria"/>
      <w:szCs w:val="21"/>
    </w:rPr>
  </w:style>
  <w:style w:type="paragraph" w:styleId="ae">
    <w:name w:val="No Spacing"/>
    <w:link w:val="af"/>
    <w:uiPriority w:val="1"/>
    <w:qFormat/>
    <w:rsid w:val="00325DF0"/>
    <w:rPr>
      <w:sz w:val="22"/>
      <w:szCs w:val="22"/>
    </w:rPr>
  </w:style>
  <w:style w:type="character" w:customStyle="1" w:styleId="af">
    <w:name w:val="无间距字符"/>
    <w:basedOn w:val="a0"/>
    <w:link w:val="ae"/>
    <w:uiPriority w:val="1"/>
    <w:rsid w:val="00325DF0"/>
    <w:rPr>
      <w:rFonts w:ascii="Calibri" w:eastAsia="宋体" w:hAnsi="Calibri" w:cs="Times New Roman"/>
      <w:sz w:val="22"/>
      <w:szCs w:val="22"/>
      <w:lang w:val="en-US" w:eastAsia="zh-CN" w:bidi="ar-SA"/>
    </w:rPr>
  </w:style>
  <w:style w:type="paragraph" w:styleId="11">
    <w:name w:val="toc 1"/>
    <w:basedOn w:val="a"/>
    <w:next w:val="a"/>
    <w:autoRedefine/>
    <w:uiPriority w:val="39"/>
    <w:unhideWhenUsed/>
    <w:rsid w:val="00A565AF"/>
  </w:style>
  <w:style w:type="paragraph" w:styleId="21">
    <w:name w:val="toc 2"/>
    <w:basedOn w:val="a"/>
    <w:next w:val="a"/>
    <w:autoRedefine/>
    <w:uiPriority w:val="39"/>
    <w:unhideWhenUsed/>
    <w:rsid w:val="00A565AF"/>
    <w:pPr>
      <w:ind w:leftChars="200" w:left="420"/>
    </w:pPr>
  </w:style>
  <w:style w:type="paragraph" w:styleId="31">
    <w:name w:val="toc 3"/>
    <w:basedOn w:val="a"/>
    <w:next w:val="a"/>
    <w:autoRedefine/>
    <w:uiPriority w:val="39"/>
    <w:unhideWhenUsed/>
    <w:rsid w:val="00A565AF"/>
    <w:pPr>
      <w:ind w:leftChars="400" w:left="840"/>
    </w:pPr>
  </w:style>
  <w:style w:type="character" w:styleId="af0">
    <w:name w:val="Hyperlink"/>
    <w:basedOn w:val="a0"/>
    <w:uiPriority w:val="99"/>
    <w:unhideWhenUsed/>
    <w:rsid w:val="00A565AF"/>
    <w:rPr>
      <w:color w:val="0000FF" w:themeColor="hyperlink"/>
      <w:u w:val="single"/>
    </w:rPr>
  </w:style>
  <w:style w:type="paragraph" w:styleId="af1">
    <w:name w:val="List Paragraph"/>
    <w:basedOn w:val="a"/>
    <w:uiPriority w:val="34"/>
    <w:qFormat/>
    <w:rsid w:val="00561143"/>
    <w:pPr>
      <w:ind w:firstLineChars="200" w:firstLine="420"/>
    </w:pPr>
    <w:rPr>
      <w:rFonts w:asciiTheme="minorHAnsi" w:eastAsiaTheme="minorEastAsia" w:hAnsiTheme="minorHAnsi" w:cstheme="minorBidi"/>
    </w:rPr>
  </w:style>
  <w:style w:type="paragraph" w:styleId="af2">
    <w:name w:val="Title"/>
    <w:basedOn w:val="a"/>
    <w:next w:val="a"/>
    <w:link w:val="af3"/>
    <w:uiPriority w:val="10"/>
    <w:qFormat/>
    <w:rsid w:val="00561143"/>
    <w:pPr>
      <w:spacing w:before="240" w:after="60"/>
      <w:jc w:val="center"/>
      <w:outlineLvl w:val="0"/>
    </w:pPr>
    <w:rPr>
      <w:rFonts w:asciiTheme="majorHAnsi" w:hAnsiTheme="majorHAnsi" w:cstheme="majorBidi"/>
      <w:b/>
      <w:bCs/>
      <w:sz w:val="32"/>
      <w:szCs w:val="32"/>
    </w:rPr>
  </w:style>
  <w:style w:type="character" w:customStyle="1" w:styleId="af3">
    <w:name w:val="标题字符"/>
    <w:basedOn w:val="a0"/>
    <w:link w:val="af2"/>
    <w:uiPriority w:val="10"/>
    <w:rsid w:val="00561143"/>
    <w:rPr>
      <w:rFonts w:asciiTheme="majorHAnsi" w:hAnsiTheme="majorHAnsi" w:cstheme="majorBidi"/>
      <w:b/>
      <w:bCs/>
      <w:kern w:val="2"/>
      <w:sz w:val="32"/>
      <w:szCs w:val="32"/>
    </w:rPr>
  </w:style>
  <w:style w:type="character" w:styleId="af4">
    <w:name w:val="annotation reference"/>
    <w:basedOn w:val="a0"/>
    <w:uiPriority w:val="99"/>
    <w:semiHidden/>
    <w:unhideWhenUsed/>
    <w:rsid w:val="00E5064D"/>
    <w:rPr>
      <w:sz w:val="21"/>
      <w:szCs w:val="21"/>
    </w:rPr>
  </w:style>
  <w:style w:type="paragraph" w:styleId="af5">
    <w:name w:val="annotation text"/>
    <w:basedOn w:val="a"/>
    <w:link w:val="af6"/>
    <w:uiPriority w:val="99"/>
    <w:semiHidden/>
    <w:unhideWhenUsed/>
    <w:rsid w:val="00E5064D"/>
    <w:pPr>
      <w:jc w:val="left"/>
    </w:pPr>
  </w:style>
  <w:style w:type="character" w:customStyle="1" w:styleId="af6">
    <w:name w:val="注释文本字符"/>
    <w:basedOn w:val="a0"/>
    <w:link w:val="af5"/>
    <w:uiPriority w:val="99"/>
    <w:semiHidden/>
    <w:rsid w:val="00E5064D"/>
    <w:rPr>
      <w:kern w:val="2"/>
      <w:sz w:val="21"/>
      <w:szCs w:val="22"/>
    </w:rPr>
  </w:style>
  <w:style w:type="paragraph" w:styleId="af7">
    <w:name w:val="annotation subject"/>
    <w:basedOn w:val="af5"/>
    <w:next w:val="af5"/>
    <w:link w:val="af8"/>
    <w:uiPriority w:val="99"/>
    <w:semiHidden/>
    <w:unhideWhenUsed/>
    <w:rsid w:val="00E5064D"/>
    <w:rPr>
      <w:b/>
      <w:bCs/>
    </w:rPr>
  </w:style>
  <w:style w:type="character" w:customStyle="1" w:styleId="af8">
    <w:name w:val="批注主题字符"/>
    <w:basedOn w:val="af6"/>
    <w:link w:val="af7"/>
    <w:uiPriority w:val="99"/>
    <w:semiHidden/>
    <w:rsid w:val="00E5064D"/>
    <w:rPr>
      <w:b/>
      <w:bCs/>
      <w:kern w:val="2"/>
      <w:sz w:val="21"/>
      <w:szCs w:val="22"/>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宋体" w:hAnsi="Calibri" w:cs="Times New Roman"/>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 Spacing" w:semiHidden="0" w:uiPriority="1" w:unhideWhenUsed="0" w:qFormat="1"/>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iPriority="1" w:unhideWhenUsed="0" w:qFormat="1"/>
    <w:lsdException w:name="Medium Grid 3" w:semiHidden="0" w:uiPriority="60" w:unhideWhenUsed="0"/>
    <w:lsdException w:name="Dark List" w:semiHidden="0" w:uiPriority="61" w:unhideWhenUsed="0"/>
    <w:lsdException w:name="Colorful Shading" w:semiHidden="0" w:uiPriority="62" w:unhideWhenUsed="0"/>
    <w:lsdException w:name="Colorful List" w:semiHidden="0" w:uiPriority="63" w:unhideWhenUsed="0"/>
    <w:lsdException w:name="Colorful Grid" w:semiHidden="0" w:uiPriority="64" w:unhideWhenUsed="0"/>
    <w:lsdException w:name="Light Shading Accent 1" w:semiHidden="0" w:uiPriority="65" w:unhideWhenUsed="0"/>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uiPriority="71" w:unhideWhenUsed="0"/>
    <w:lsdException w:name="List Paragraph" w:semiHidden="0" w:uiPriority="34" w:unhideWhenUsed="0" w:qFormat="1"/>
    <w:lsdException w:name="Quote" w:semiHidden="0" w:uiPriority="73" w:unhideWhenUsed="0" w:qFormat="1"/>
    <w:lsdException w:name="Intense Quote" w:semiHidden="0" w:uiPriority="60" w:unhideWhenUsed="0" w:qFormat="1"/>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nhideWhenUsed="0"/>
    <w:lsdException w:name="Colorful List Accent 1" w:semiHidden="0" w:uiPriority="34" w:unhideWhenUsed="0" w:qFormat="1"/>
    <w:lsdException w:name="Colorful Grid Accent 1" w:semiHidden="0" w:uiPriority="29" w:unhideWhenUsed="0" w:qFormat="1"/>
    <w:lsdException w:name="Light Shading Accent 2" w:semiHidden="0" w:uiPriority="30" w:unhideWhenUsed="0" w:qFormat="1"/>
    <w:lsdException w:name="Light List Accent 2" w:semiHidden="0" w:uiPriority="66" w:unhideWhenUsed="0"/>
    <w:lsdException w:name="Light Grid Accent 2" w:semiHidden="0" w:uiPriority="67" w:unhideWhenUsed="0"/>
    <w:lsdException w:name="Medium Shading 1 Accent 2" w:semiHidden="0" w:uiPriority="68" w:unhideWhenUsed="0"/>
    <w:lsdException w:name="Medium Shading 2 Accent 2" w:semiHidden="0" w:uiPriority="69" w:unhideWhenUsed="0"/>
    <w:lsdException w:name="Medium List 1 Accent 2" w:semiHidden="0" w:uiPriority="70" w:unhideWhenUsed="0"/>
    <w:lsdException w:name="Medium List 2 Accent 2" w:semiHidden="0" w:uiPriority="71" w:unhideWhenUsed="0"/>
    <w:lsdException w:name="Medium Grid 1 Accent 2" w:semiHidden="0" w:uiPriority="72" w:unhideWhenUsed="0"/>
    <w:lsdException w:name="Medium Grid 2 Accent 2" w:semiHidden="0" w:uiPriority="73" w:unhideWhenUsed="0"/>
    <w:lsdException w:name="Medium Grid 3 Accent 2" w:semiHidden="0" w:uiPriority="60" w:unhideWhenUsed="0"/>
    <w:lsdException w:name="Dark List Accent 2" w:semiHidden="0" w:uiPriority="61" w:unhideWhenUsed="0"/>
    <w:lsdException w:name="Colorful Shading Accent 2" w:semiHidden="0" w:uiPriority="62" w:unhideWhenUsed="0"/>
    <w:lsdException w:name="Colorful List Accent 2" w:semiHidden="0" w:uiPriority="63" w:unhideWhenUsed="0"/>
    <w:lsdException w:name="Colorful Grid Accent 2" w:semiHidden="0" w:uiPriority="64" w:unhideWhenUsed="0"/>
    <w:lsdException w:name="Light Shading Accent 3" w:semiHidden="0" w:uiPriority="65" w:unhideWhenUsed="0"/>
    <w:lsdException w:name="Light List Accent 3" w:semiHidden="0" w:uiPriority="66" w:unhideWhenUsed="0"/>
    <w:lsdException w:name="Light Grid Accent 3" w:semiHidden="0" w:uiPriority="67" w:unhideWhenUsed="0"/>
    <w:lsdException w:name="Medium Shading 1 Accent 3" w:semiHidden="0" w:uiPriority="68" w:unhideWhenUsed="0"/>
    <w:lsdException w:name="Medium Shading 2 Accent 3" w:semiHidden="0" w:uiPriority="69" w:unhideWhenUsed="0"/>
    <w:lsdException w:name="Medium List 1 Accent 3" w:semiHidden="0" w:uiPriority="70" w:unhideWhenUsed="0"/>
    <w:lsdException w:name="Medium List 2 Accent 3" w:semiHidden="0" w:uiPriority="71" w:unhideWhenUsed="0"/>
    <w:lsdException w:name="Medium Grid 1 Accent 3" w:semiHidden="0" w:uiPriority="72" w:unhideWhenUsed="0"/>
    <w:lsdException w:name="Medium Grid 2 Accent 3" w:semiHidden="0" w:uiPriority="73" w:unhideWhenUsed="0"/>
    <w:lsdException w:name="Medium Grid 3 Accent 3" w:semiHidden="0" w:uiPriority="60" w:unhideWhenUsed="0"/>
    <w:lsdException w:name="Dark List Accent 3" w:semiHidden="0" w:uiPriority="61" w:unhideWhenUsed="0"/>
    <w:lsdException w:name="Colorful Shading Accent 3" w:semiHidden="0" w:uiPriority="62" w:unhideWhenUsed="0"/>
    <w:lsdException w:name="Colorful List Accent 3" w:semiHidden="0" w:uiPriority="63" w:unhideWhenUsed="0"/>
    <w:lsdException w:name="Colorful Grid Accent 3" w:semiHidden="0" w:uiPriority="64" w:unhideWhenUsed="0"/>
    <w:lsdException w:name="Light Shading Accent 4" w:semiHidden="0" w:uiPriority="65" w:unhideWhenUsed="0"/>
    <w:lsdException w:name="Light List Accent 4" w:semiHidden="0" w:uiPriority="66" w:unhideWhenUsed="0"/>
    <w:lsdException w:name="Light Grid Accent 4" w:semiHidden="0" w:uiPriority="67" w:unhideWhenUsed="0"/>
    <w:lsdException w:name="Medium Shading 1 Accent 4" w:semiHidden="0" w:uiPriority="68" w:unhideWhenUsed="0"/>
    <w:lsdException w:name="Medium Shading 2 Accent 4" w:semiHidden="0" w:uiPriority="69" w:unhideWhenUsed="0"/>
    <w:lsdException w:name="Medium List 1 Accent 4" w:semiHidden="0" w:uiPriority="70" w:unhideWhenUsed="0"/>
    <w:lsdException w:name="Medium List 2 Accent 4" w:semiHidden="0" w:uiPriority="71" w:unhideWhenUsed="0"/>
    <w:lsdException w:name="Medium Grid 1 Accent 4" w:semiHidden="0" w:uiPriority="72" w:unhideWhenUsed="0"/>
    <w:lsdException w:name="Medium Grid 2 Accent 4" w:semiHidden="0" w:uiPriority="73" w:unhideWhenUsed="0"/>
    <w:lsdException w:name="Medium Grid 3 Accent 4" w:semiHidden="0" w:uiPriority="60" w:unhideWhenUsed="0"/>
    <w:lsdException w:name="Dark List Accent 4" w:semiHidden="0" w:uiPriority="61" w:unhideWhenUsed="0"/>
    <w:lsdException w:name="Colorful Shading Accent 4" w:semiHidden="0" w:uiPriority="62" w:unhideWhenUsed="0"/>
    <w:lsdException w:name="Colorful List Accent 4" w:semiHidden="0" w:uiPriority="63" w:unhideWhenUsed="0"/>
    <w:lsdException w:name="Colorful Grid Accent 4" w:semiHidden="0" w:uiPriority="64" w:unhideWhenUsed="0"/>
    <w:lsdException w:name="Light Shading Accent 5" w:semiHidden="0" w:uiPriority="65" w:unhideWhenUsed="0"/>
    <w:lsdException w:name="Light List Accent 5" w:semiHidden="0" w:uiPriority="66" w:unhideWhenUsed="0"/>
    <w:lsdException w:name="Light Grid Accent 5" w:semiHidden="0" w:uiPriority="67" w:unhideWhenUsed="0"/>
    <w:lsdException w:name="Medium Shading 1 Accent 5" w:semiHidden="0" w:uiPriority="68" w:unhideWhenUsed="0"/>
    <w:lsdException w:name="Medium Shading 2 Accent 5" w:semiHidden="0" w:uiPriority="69" w:unhideWhenUsed="0"/>
    <w:lsdException w:name="Medium List 1 Accent 5" w:semiHidden="0" w:uiPriority="70" w:unhideWhenUsed="0"/>
    <w:lsdException w:name="Medium List 2 Accent 5" w:semiHidden="0" w:uiPriority="71" w:unhideWhenUsed="0"/>
    <w:lsdException w:name="Medium Grid 1 Accent 5" w:semiHidden="0" w:uiPriority="72" w:unhideWhenUsed="0"/>
    <w:lsdException w:name="Medium Grid 2 Accent 5" w:semiHidden="0" w:uiPriority="73" w:unhideWhenUsed="0"/>
    <w:lsdException w:name="Medium Grid 3 Accent 5" w:semiHidden="0" w:uiPriority="60" w:unhideWhenUsed="0"/>
    <w:lsdException w:name="Dark List Accent 5" w:semiHidden="0" w:uiPriority="61" w:unhideWhenUsed="0"/>
    <w:lsdException w:name="Colorful Shading Accent 5" w:semiHidden="0" w:uiPriority="62" w:unhideWhenUsed="0"/>
    <w:lsdException w:name="Colorful List Accent 5" w:semiHidden="0" w:uiPriority="63" w:unhideWhenUsed="0"/>
    <w:lsdException w:name="Colorful Grid Accent 5" w:semiHidden="0" w:uiPriority="64" w:unhideWhenUsed="0"/>
    <w:lsdException w:name="Light Shading Accent 6" w:semiHidden="0" w:uiPriority="65" w:unhideWhenUsed="0"/>
    <w:lsdException w:name="Light List Accent 6" w:semiHidden="0" w:uiPriority="66" w:unhideWhenUsed="0"/>
    <w:lsdException w:name="Light Grid Accent 6" w:semiHidden="0" w:uiPriority="67" w:unhideWhenUsed="0"/>
    <w:lsdException w:name="Medium Shading 1 Accent 6" w:semiHidden="0" w:uiPriority="68" w:unhideWhenUsed="0"/>
    <w:lsdException w:name="Medium Shading 2 Accent 6" w:semiHidden="0" w:uiPriority="69" w:unhideWhenUsed="0"/>
    <w:lsdException w:name="Medium List 1 Accent 6" w:semiHidden="0" w:uiPriority="70" w:unhideWhenUsed="0"/>
    <w:lsdException w:name="Medium List 2 Accent 6" w:semiHidden="0" w:uiPriority="71" w:unhideWhenUsed="0"/>
    <w:lsdException w:name="Medium Grid 1 Accent 6" w:semiHidden="0" w:uiPriority="72" w:unhideWhenUsed="0"/>
    <w:lsdException w:name="Medium Grid 2 Accent 6" w:semiHidden="0" w:uiPriority="73" w:unhideWhenUsed="0"/>
    <w:lsdException w:name="Medium Grid 3 Accent 6" w:semiHidden="0" w:uiPriority="60" w:unhideWhenUsed="0"/>
    <w:lsdException w:name="Dark List Accent 6" w:semiHidden="0" w:uiPriority="61" w:unhideWhenUsed="0"/>
    <w:lsdException w:name="Colorful Shading Accent 6" w:semiHidden="0" w:uiPriority="62" w:unhideWhenUsed="0"/>
    <w:lsdException w:name="Colorful List Accent 6" w:semiHidden="0" w:uiPriority="63" w:unhideWhenUsed="0"/>
    <w:lsdException w:name="Colorful Grid Accent 6" w:semiHidden="0" w:uiPriority="64" w:unhideWhenUsed="0"/>
    <w:lsdException w:name="Subtle Emphasis" w:semiHidden="0" w:uiPriority="65" w:unhideWhenUsed="0" w:qFormat="1"/>
    <w:lsdException w:name="Intense Emphasis" w:semiHidden="0" w:uiPriority="66" w:unhideWhenUsed="0" w:qFormat="1"/>
    <w:lsdException w:name="Subtle Reference" w:semiHidden="0" w:uiPriority="67" w:unhideWhenUsed="0" w:qFormat="1"/>
    <w:lsdException w:name="Intense Reference" w:semiHidden="0" w:uiPriority="68" w:unhideWhenUsed="0" w:qFormat="1"/>
    <w:lsdException w:name="Book Title" w:semiHidden="0" w:uiPriority="69" w:unhideWhenUsed="0" w:qFormat="1"/>
    <w:lsdException w:name="Bibliography" w:uiPriority="70"/>
    <w:lsdException w:name="TOC Heading" w:uiPriority="71" w:qFormat="1"/>
  </w:latentStyles>
  <w:style w:type="paragraph" w:default="1" w:styleId="a">
    <w:name w:val="Normal"/>
    <w:qFormat/>
    <w:rsid w:val="00D8711E"/>
    <w:pPr>
      <w:widowControl w:val="0"/>
      <w:jc w:val="both"/>
    </w:pPr>
    <w:rPr>
      <w:kern w:val="2"/>
      <w:sz w:val="21"/>
      <w:szCs w:val="22"/>
    </w:rPr>
  </w:style>
  <w:style w:type="paragraph" w:styleId="1">
    <w:name w:val="heading 1"/>
    <w:basedOn w:val="a"/>
    <w:next w:val="a"/>
    <w:link w:val="10"/>
    <w:uiPriority w:val="9"/>
    <w:qFormat/>
    <w:rsid w:val="00561143"/>
    <w:pPr>
      <w:keepNext/>
      <w:keepLines/>
      <w:numPr>
        <w:numId w:val="1"/>
      </w:numPr>
      <w:spacing w:before="340" w:after="330" w:line="578" w:lineRule="auto"/>
      <w:jc w:val="center"/>
      <w:outlineLvl w:val="0"/>
    </w:pPr>
    <w:rPr>
      <w:b/>
      <w:bCs/>
      <w:kern w:val="44"/>
      <w:sz w:val="44"/>
      <w:szCs w:val="44"/>
    </w:rPr>
  </w:style>
  <w:style w:type="paragraph" w:styleId="2">
    <w:name w:val="heading 2"/>
    <w:basedOn w:val="a"/>
    <w:next w:val="a"/>
    <w:link w:val="20"/>
    <w:uiPriority w:val="9"/>
    <w:qFormat/>
    <w:rsid w:val="008E5D15"/>
    <w:pPr>
      <w:keepNext/>
      <w:keepLines/>
      <w:numPr>
        <w:ilvl w:val="1"/>
        <w:numId w:val="1"/>
      </w:numPr>
      <w:spacing w:before="260" w:after="260" w:line="416" w:lineRule="auto"/>
      <w:outlineLvl w:val="1"/>
    </w:pPr>
    <w:rPr>
      <w:rFonts w:ascii="Cambria" w:hAnsi="Cambria"/>
      <w:b/>
      <w:bCs/>
      <w:kern w:val="0"/>
      <w:sz w:val="32"/>
      <w:szCs w:val="32"/>
    </w:rPr>
  </w:style>
  <w:style w:type="paragraph" w:styleId="3">
    <w:name w:val="heading 3"/>
    <w:basedOn w:val="a"/>
    <w:next w:val="a"/>
    <w:link w:val="30"/>
    <w:uiPriority w:val="9"/>
    <w:qFormat/>
    <w:rsid w:val="00F448B0"/>
    <w:pPr>
      <w:keepNext/>
      <w:keepLines/>
      <w:numPr>
        <w:ilvl w:val="2"/>
        <w:numId w:val="1"/>
      </w:numPr>
      <w:spacing w:before="260" w:after="260" w:line="416" w:lineRule="auto"/>
      <w:outlineLvl w:val="2"/>
    </w:pPr>
    <w:rPr>
      <w:b/>
      <w:bCs/>
      <w:kern w:val="0"/>
      <w:sz w:val="32"/>
      <w:szCs w:val="32"/>
    </w:rPr>
  </w:style>
  <w:style w:type="paragraph" w:styleId="4">
    <w:name w:val="heading 4"/>
    <w:basedOn w:val="a"/>
    <w:next w:val="a"/>
    <w:link w:val="40"/>
    <w:uiPriority w:val="9"/>
    <w:qFormat/>
    <w:rsid w:val="00991B66"/>
    <w:pPr>
      <w:keepNext/>
      <w:keepLines/>
      <w:numPr>
        <w:ilvl w:val="3"/>
        <w:numId w:val="1"/>
      </w:numPr>
      <w:spacing w:before="280" w:after="290" w:line="376" w:lineRule="auto"/>
      <w:outlineLvl w:val="3"/>
    </w:pPr>
    <w:rPr>
      <w:rFonts w:ascii="Cambria" w:hAnsi="Cambria"/>
      <w:b/>
      <w:bCs/>
      <w:kern w:val="0"/>
      <w:sz w:val="28"/>
      <w:szCs w:val="28"/>
    </w:rPr>
  </w:style>
  <w:style w:type="paragraph" w:styleId="5">
    <w:name w:val="heading 5"/>
    <w:basedOn w:val="a"/>
    <w:next w:val="a"/>
    <w:link w:val="50"/>
    <w:uiPriority w:val="9"/>
    <w:qFormat/>
    <w:rsid w:val="00991B66"/>
    <w:pPr>
      <w:keepNext/>
      <w:keepLines/>
      <w:numPr>
        <w:ilvl w:val="4"/>
        <w:numId w:val="1"/>
      </w:numPr>
      <w:spacing w:before="280" w:after="290" w:line="376" w:lineRule="auto"/>
      <w:outlineLvl w:val="4"/>
    </w:pPr>
    <w:rPr>
      <w:b/>
      <w:bCs/>
      <w:kern w:val="0"/>
      <w:sz w:val="28"/>
      <w:szCs w:val="28"/>
    </w:rPr>
  </w:style>
  <w:style w:type="paragraph" w:styleId="6">
    <w:name w:val="heading 6"/>
    <w:basedOn w:val="a"/>
    <w:next w:val="a"/>
    <w:link w:val="60"/>
    <w:uiPriority w:val="9"/>
    <w:qFormat/>
    <w:rsid w:val="00991B66"/>
    <w:pPr>
      <w:keepNext/>
      <w:keepLines/>
      <w:numPr>
        <w:ilvl w:val="5"/>
        <w:numId w:val="1"/>
      </w:numPr>
      <w:spacing w:before="240" w:after="64" w:line="320" w:lineRule="auto"/>
      <w:outlineLvl w:val="5"/>
    </w:pPr>
    <w:rPr>
      <w:rFonts w:ascii="Cambria" w:hAnsi="Cambria"/>
      <w:b/>
      <w:bCs/>
      <w:kern w:val="0"/>
      <w:sz w:val="24"/>
      <w:szCs w:val="24"/>
    </w:rPr>
  </w:style>
  <w:style w:type="paragraph" w:styleId="7">
    <w:name w:val="heading 7"/>
    <w:basedOn w:val="a"/>
    <w:next w:val="a"/>
    <w:link w:val="70"/>
    <w:uiPriority w:val="9"/>
    <w:qFormat/>
    <w:rsid w:val="00991B66"/>
    <w:pPr>
      <w:keepNext/>
      <w:keepLines/>
      <w:numPr>
        <w:ilvl w:val="6"/>
        <w:numId w:val="1"/>
      </w:numPr>
      <w:spacing w:before="240" w:after="64" w:line="320" w:lineRule="auto"/>
      <w:outlineLvl w:val="6"/>
    </w:pPr>
    <w:rPr>
      <w:b/>
      <w:bCs/>
      <w:kern w:val="0"/>
      <w:sz w:val="24"/>
      <w:szCs w:val="24"/>
    </w:rPr>
  </w:style>
  <w:style w:type="paragraph" w:styleId="8">
    <w:name w:val="heading 8"/>
    <w:basedOn w:val="a"/>
    <w:next w:val="a"/>
    <w:link w:val="80"/>
    <w:uiPriority w:val="9"/>
    <w:qFormat/>
    <w:rsid w:val="00991B66"/>
    <w:pPr>
      <w:keepNext/>
      <w:keepLines/>
      <w:numPr>
        <w:ilvl w:val="7"/>
        <w:numId w:val="1"/>
      </w:numPr>
      <w:spacing w:before="240" w:after="64" w:line="320" w:lineRule="auto"/>
      <w:outlineLvl w:val="7"/>
    </w:pPr>
    <w:rPr>
      <w:rFonts w:ascii="Cambria" w:hAnsi="Cambria"/>
      <w:kern w:val="0"/>
      <w:sz w:val="24"/>
      <w:szCs w:val="24"/>
    </w:rPr>
  </w:style>
  <w:style w:type="paragraph" w:styleId="9">
    <w:name w:val="heading 9"/>
    <w:basedOn w:val="a"/>
    <w:next w:val="a"/>
    <w:link w:val="90"/>
    <w:uiPriority w:val="9"/>
    <w:qFormat/>
    <w:rsid w:val="00991B66"/>
    <w:pPr>
      <w:keepNext/>
      <w:keepLines/>
      <w:numPr>
        <w:ilvl w:val="8"/>
        <w:numId w:val="1"/>
      </w:numPr>
      <w:spacing w:before="240" w:after="64" w:line="320" w:lineRule="auto"/>
      <w:outlineLvl w:val="8"/>
    </w:pPr>
    <w:rPr>
      <w:rFonts w:ascii="Cambria" w:hAnsi="Cambria"/>
      <w:kern w:val="0"/>
      <w:sz w:val="20"/>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a4"/>
    <w:uiPriority w:val="99"/>
    <w:semiHidden/>
    <w:unhideWhenUsed/>
    <w:rsid w:val="00C01A0A"/>
    <w:pPr>
      <w:ind w:leftChars="2500" w:left="100"/>
    </w:pPr>
  </w:style>
  <w:style w:type="character" w:customStyle="1" w:styleId="a4">
    <w:name w:val="日期字符"/>
    <w:basedOn w:val="a0"/>
    <w:link w:val="a3"/>
    <w:uiPriority w:val="99"/>
    <w:semiHidden/>
    <w:rsid w:val="00C01A0A"/>
  </w:style>
  <w:style w:type="character" w:customStyle="1" w:styleId="10">
    <w:name w:val="标题 1字符"/>
    <w:link w:val="1"/>
    <w:uiPriority w:val="9"/>
    <w:rsid w:val="00561143"/>
    <w:rPr>
      <w:b/>
      <w:bCs/>
      <w:kern w:val="44"/>
      <w:sz w:val="44"/>
      <w:szCs w:val="44"/>
    </w:rPr>
  </w:style>
  <w:style w:type="character" w:customStyle="1" w:styleId="20">
    <w:name w:val="标题 2字符"/>
    <w:link w:val="2"/>
    <w:uiPriority w:val="9"/>
    <w:rsid w:val="008E5D15"/>
    <w:rPr>
      <w:rFonts w:ascii="Cambria" w:hAnsi="Cambria"/>
      <w:b/>
      <w:bCs/>
      <w:sz w:val="32"/>
      <w:szCs w:val="32"/>
    </w:rPr>
  </w:style>
  <w:style w:type="table" w:styleId="a5">
    <w:name w:val="Table Grid"/>
    <w:basedOn w:val="a1"/>
    <w:uiPriority w:val="39"/>
    <w:rsid w:val="00EB106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30">
    <w:name w:val="标题 3字符"/>
    <w:link w:val="3"/>
    <w:uiPriority w:val="9"/>
    <w:rsid w:val="00F448B0"/>
    <w:rPr>
      <w:b/>
      <w:bCs/>
      <w:sz w:val="32"/>
      <w:szCs w:val="32"/>
    </w:rPr>
  </w:style>
  <w:style w:type="paragraph" w:styleId="a6">
    <w:name w:val="Document Map"/>
    <w:basedOn w:val="a"/>
    <w:link w:val="a7"/>
    <w:uiPriority w:val="99"/>
    <w:semiHidden/>
    <w:unhideWhenUsed/>
    <w:rsid w:val="00F448B0"/>
    <w:rPr>
      <w:rFonts w:ascii="宋体"/>
      <w:kern w:val="0"/>
      <w:sz w:val="18"/>
      <w:szCs w:val="18"/>
    </w:rPr>
  </w:style>
  <w:style w:type="character" w:customStyle="1" w:styleId="a7">
    <w:name w:val="文档结构图 字符"/>
    <w:link w:val="a6"/>
    <w:uiPriority w:val="99"/>
    <w:semiHidden/>
    <w:rsid w:val="00F448B0"/>
    <w:rPr>
      <w:rFonts w:ascii="宋体" w:eastAsia="宋体"/>
      <w:sz w:val="18"/>
      <w:szCs w:val="18"/>
    </w:rPr>
  </w:style>
  <w:style w:type="paragraph" w:styleId="a8">
    <w:name w:val="header"/>
    <w:basedOn w:val="a"/>
    <w:link w:val="a9"/>
    <w:uiPriority w:val="99"/>
    <w:unhideWhenUsed/>
    <w:rsid w:val="004C224D"/>
    <w:pPr>
      <w:pBdr>
        <w:bottom w:val="single" w:sz="6" w:space="1" w:color="auto"/>
      </w:pBdr>
      <w:tabs>
        <w:tab w:val="center" w:pos="4153"/>
        <w:tab w:val="right" w:pos="8306"/>
      </w:tabs>
      <w:snapToGrid w:val="0"/>
      <w:jc w:val="center"/>
    </w:pPr>
    <w:rPr>
      <w:kern w:val="0"/>
      <w:sz w:val="18"/>
      <w:szCs w:val="18"/>
    </w:rPr>
  </w:style>
  <w:style w:type="character" w:customStyle="1" w:styleId="a9">
    <w:name w:val="页眉字符"/>
    <w:link w:val="a8"/>
    <w:uiPriority w:val="99"/>
    <w:rsid w:val="004C224D"/>
    <w:rPr>
      <w:sz w:val="18"/>
      <w:szCs w:val="18"/>
    </w:rPr>
  </w:style>
  <w:style w:type="paragraph" w:styleId="aa">
    <w:name w:val="footer"/>
    <w:basedOn w:val="a"/>
    <w:link w:val="ab"/>
    <w:uiPriority w:val="99"/>
    <w:unhideWhenUsed/>
    <w:rsid w:val="004C224D"/>
    <w:pPr>
      <w:tabs>
        <w:tab w:val="center" w:pos="4153"/>
        <w:tab w:val="right" w:pos="8306"/>
      </w:tabs>
      <w:snapToGrid w:val="0"/>
      <w:jc w:val="left"/>
    </w:pPr>
    <w:rPr>
      <w:kern w:val="0"/>
      <w:sz w:val="18"/>
      <w:szCs w:val="18"/>
    </w:rPr>
  </w:style>
  <w:style w:type="character" w:customStyle="1" w:styleId="ab">
    <w:name w:val="页脚字符"/>
    <w:link w:val="aa"/>
    <w:uiPriority w:val="99"/>
    <w:rsid w:val="004C224D"/>
    <w:rPr>
      <w:sz w:val="18"/>
      <w:szCs w:val="18"/>
    </w:rPr>
  </w:style>
  <w:style w:type="paragraph" w:styleId="ac">
    <w:name w:val="Balloon Text"/>
    <w:basedOn w:val="a"/>
    <w:link w:val="ad"/>
    <w:uiPriority w:val="99"/>
    <w:semiHidden/>
    <w:unhideWhenUsed/>
    <w:rsid w:val="002F5F71"/>
    <w:rPr>
      <w:kern w:val="0"/>
      <w:sz w:val="18"/>
      <w:szCs w:val="18"/>
    </w:rPr>
  </w:style>
  <w:style w:type="character" w:customStyle="1" w:styleId="ad">
    <w:name w:val="批注框文本字符"/>
    <w:link w:val="ac"/>
    <w:uiPriority w:val="99"/>
    <w:semiHidden/>
    <w:rsid w:val="002F5F71"/>
    <w:rPr>
      <w:sz w:val="18"/>
      <w:szCs w:val="18"/>
    </w:rPr>
  </w:style>
  <w:style w:type="character" w:customStyle="1" w:styleId="40">
    <w:name w:val="标题 4字符"/>
    <w:link w:val="4"/>
    <w:uiPriority w:val="9"/>
    <w:rsid w:val="00991B66"/>
    <w:rPr>
      <w:rFonts w:ascii="Cambria" w:hAnsi="Cambria"/>
      <w:b/>
      <w:bCs/>
      <w:sz w:val="28"/>
      <w:szCs w:val="28"/>
    </w:rPr>
  </w:style>
  <w:style w:type="character" w:customStyle="1" w:styleId="50">
    <w:name w:val="标题 5字符"/>
    <w:link w:val="5"/>
    <w:uiPriority w:val="9"/>
    <w:rsid w:val="00991B66"/>
    <w:rPr>
      <w:b/>
      <w:bCs/>
      <w:sz w:val="28"/>
      <w:szCs w:val="28"/>
    </w:rPr>
  </w:style>
  <w:style w:type="character" w:customStyle="1" w:styleId="60">
    <w:name w:val="标题 6字符"/>
    <w:link w:val="6"/>
    <w:uiPriority w:val="9"/>
    <w:rsid w:val="00991B66"/>
    <w:rPr>
      <w:rFonts w:ascii="Cambria" w:hAnsi="Cambria"/>
      <w:b/>
      <w:bCs/>
      <w:sz w:val="24"/>
      <w:szCs w:val="24"/>
    </w:rPr>
  </w:style>
  <w:style w:type="character" w:customStyle="1" w:styleId="70">
    <w:name w:val="标题 7字符"/>
    <w:link w:val="7"/>
    <w:uiPriority w:val="9"/>
    <w:rsid w:val="00991B66"/>
    <w:rPr>
      <w:b/>
      <w:bCs/>
      <w:sz w:val="24"/>
      <w:szCs w:val="24"/>
    </w:rPr>
  </w:style>
  <w:style w:type="character" w:customStyle="1" w:styleId="80">
    <w:name w:val="标题 8字符"/>
    <w:link w:val="8"/>
    <w:uiPriority w:val="9"/>
    <w:rsid w:val="00991B66"/>
    <w:rPr>
      <w:rFonts w:ascii="Cambria" w:hAnsi="Cambria"/>
      <w:sz w:val="24"/>
      <w:szCs w:val="24"/>
    </w:rPr>
  </w:style>
  <w:style w:type="character" w:customStyle="1" w:styleId="90">
    <w:name w:val="标题 9字符"/>
    <w:link w:val="9"/>
    <w:uiPriority w:val="9"/>
    <w:rsid w:val="00991B66"/>
    <w:rPr>
      <w:rFonts w:ascii="Cambria" w:hAnsi="Cambria"/>
      <w:szCs w:val="21"/>
    </w:rPr>
  </w:style>
  <w:style w:type="paragraph" w:styleId="ae">
    <w:name w:val="No Spacing"/>
    <w:link w:val="af"/>
    <w:uiPriority w:val="1"/>
    <w:qFormat/>
    <w:rsid w:val="00325DF0"/>
    <w:rPr>
      <w:sz w:val="22"/>
      <w:szCs w:val="22"/>
    </w:rPr>
  </w:style>
  <w:style w:type="character" w:customStyle="1" w:styleId="af">
    <w:name w:val="无间距字符"/>
    <w:basedOn w:val="a0"/>
    <w:link w:val="ae"/>
    <w:uiPriority w:val="1"/>
    <w:rsid w:val="00325DF0"/>
    <w:rPr>
      <w:rFonts w:ascii="Calibri" w:eastAsia="宋体" w:hAnsi="Calibri" w:cs="Times New Roman"/>
      <w:sz w:val="22"/>
      <w:szCs w:val="22"/>
      <w:lang w:val="en-US" w:eastAsia="zh-CN" w:bidi="ar-SA"/>
    </w:rPr>
  </w:style>
  <w:style w:type="paragraph" w:styleId="11">
    <w:name w:val="toc 1"/>
    <w:basedOn w:val="a"/>
    <w:next w:val="a"/>
    <w:autoRedefine/>
    <w:uiPriority w:val="39"/>
    <w:unhideWhenUsed/>
    <w:rsid w:val="00A565AF"/>
  </w:style>
  <w:style w:type="paragraph" w:styleId="21">
    <w:name w:val="toc 2"/>
    <w:basedOn w:val="a"/>
    <w:next w:val="a"/>
    <w:autoRedefine/>
    <w:uiPriority w:val="39"/>
    <w:unhideWhenUsed/>
    <w:rsid w:val="00A565AF"/>
    <w:pPr>
      <w:ind w:leftChars="200" w:left="420"/>
    </w:pPr>
  </w:style>
  <w:style w:type="paragraph" w:styleId="31">
    <w:name w:val="toc 3"/>
    <w:basedOn w:val="a"/>
    <w:next w:val="a"/>
    <w:autoRedefine/>
    <w:uiPriority w:val="39"/>
    <w:unhideWhenUsed/>
    <w:rsid w:val="00A565AF"/>
    <w:pPr>
      <w:ind w:leftChars="400" w:left="840"/>
    </w:pPr>
  </w:style>
  <w:style w:type="character" w:styleId="af0">
    <w:name w:val="Hyperlink"/>
    <w:basedOn w:val="a0"/>
    <w:uiPriority w:val="99"/>
    <w:unhideWhenUsed/>
    <w:rsid w:val="00A565AF"/>
    <w:rPr>
      <w:color w:val="0000FF" w:themeColor="hyperlink"/>
      <w:u w:val="single"/>
    </w:rPr>
  </w:style>
  <w:style w:type="paragraph" w:styleId="af1">
    <w:name w:val="List Paragraph"/>
    <w:basedOn w:val="a"/>
    <w:uiPriority w:val="34"/>
    <w:qFormat/>
    <w:rsid w:val="00561143"/>
    <w:pPr>
      <w:ind w:firstLineChars="200" w:firstLine="420"/>
    </w:pPr>
    <w:rPr>
      <w:rFonts w:asciiTheme="minorHAnsi" w:eastAsiaTheme="minorEastAsia" w:hAnsiTheme="minorHAnsi" w:cstheme="minorBidi"/>
    </w:rPr>
  </w:style>
  <w:style w:type="paragraph" w:styleId="af2">
    <w:name w:val="Title"/>
    <w:basedOn w:val="a"/>
    <w:next w:val="a"/>
    <w:link w:val="af3"/>
    <w:uiPriority w:val="10"/>
    <w:qFormat/>
    <w:rsid w:val="00561143"/>
    <w:pPr>
      <w:spacing w:before="240" w:after="60"/>
      <w:jc w:val="center"/>
      <w:outlineLvl w:val="0"/>
    </w:pPr>
    <w:rPr>
      <w:rFonts w:asciiTheme="majorHAnsi" w:hAnsiTheme="majorHAnsi" w:cstheme="majorBidi"/>
      <w:b/>
      <w:bCs/>
      <w:sz w:val="32"/>
      <w:szCs w:val="32"/>
    </w:rPr>
  </w:style>
  <w:style w:type="character" w:customStyle="1" w:styleId="af3">
    <w:name w:val="标题字符"/>
    <w:basedOn w:val="a0"/>
    <w:link w:val="af2"/>
    <w:uiPriority w:val="10"/>
    <w:rsid w:val="00561143"/>
    <w:rPr>
      <w:rFonts w:asciiTheme="majorHAnsi" w:hAnsiTheme="majorHAnsi" w:cstheme="majorBidi"/>
      <w:b/>
      <w:bCs/>
      <w:kern w:val="2"/>
      <w:sz w:val="32"/>
      <w:szCs w:val="32"/>
    </w:rPr>
  </w:style>
  <w:style w:type="character" w:styleId="af4">
    <w:name w:val="annotation reference"/>
    <w:basedOn w:val="a0"/>
    <w:uiPriority w:val="99"/>
    <w:semiHidden/>
    <w:unhideWhenUsed/>
    <w:rsid w:val="00E5064D"/>
    <w:rPr>
      <w:sz w:val="21"/>
      <w:szCs w:val="21"/>
    </w:rPr>
  </w:style>
  <w:style w:type="paragraph" w:styleId="af5">
    <w:name w:val="annotation text"/>
    <w:basedOn w:val="a"/>
    <w:link w:val="af6"/>
    <w:uiPriority w:val="99"/>
    <w:semiHidden/>
    <w:unhideWhenUsed/>
    <w:rsid w:val="00E5064D"/>
    <w:pPr>
      <w:jc w:val="left"/>
    </w:pPr>
  </w:style>
  <w:style w:type="character" w:customStyle="1" w:styleId="af6">
    <w:name w:val="注释文本字符"/>
    <w:basedOn w:val="a0"/>
    <w:link w:val="af5"/>
    <w:uiPriority w:val="99"/>
    <w:semiHidden/>
    <w:rsid w:val="00E5064D"/>
    <w:rPr>
      <w:kern w:val="2"/>
      <w:sz w:val="21"/>
      <w:szCs w:val="22"/>
    </w:rPr>
  </w:style>
  <w:style w:type="paragraph" w:styleId="af7">
    <w:name w:val="annotation subject"/>
    <w:basedOn w:val="af5"/>
    <w:next w:val="af5"/>
    <w:link w:val="af8"/>
    <w:uiPriority w:val="99"/>
    <w:semiHidden/>
    <w:unhideWhenUsed/>
    <w:rsid w:val="00E5064D"/>
    <w:rPr>
      <w:b/>
      <w:bCs/>
    </w:rPr>
  </w:style>
  <w:style w:type="character" w:customStyle="1" w:styleId="af8">
    <w:name w:val="批注主题字符"/>
    <w:basedOn w:val="af6"/>
    <w:link w:val="af7"/>
    <w:uiPriority w:val="99"/>
    <w:semiHidden/>
    <w:rsid w:val="00E5064D"/>
    <w:rPr>
      <w:b/>
      <w:bCs/>
      <w:kern w:val="2"/>
      <w:sz w:val="21"/>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85251730">
      <w:bodyDiv w:val="1"/>
      <w:marLeft w:val="0"/>
      <w:marRight w:val="0"/>
      <w:marTop w:val="0"/>
      <w:marBottom w:val="0"/>
      <w:divBdr>
        <w:top w:val="none" w:sz="0" w:space="0" w:color="auto"/>
        <w:left w:val="none" w:sz="0" w:space="0" w:color="auto"/>
        <w:bottom w:val="none" w:sz="0" w:space="0" w:color="auto"/>
        <w:right w:val="none" w:sz="0" w:space="0" w:color="auto"/>
      </w:divBdr>
      <w:divsChild>
        <w:div w:id="469909663">
          <w:marLeft w:val="0"/>
          <w:marRight w:val="0"/>
          <w:marTop w:val="0"/>
          <w:marBottom w:val="0"/>
          <w:divBdr>
            <w:top w:val="none" w:sz="0" w:space="0" w:color="auto"/>
            <w:left w:val="none" w:sz="0" w:space="0" w:color="auto"/>
            <w:bottom w:val="none" w:sz="0" w:space="0" w:color="auto"/>
            <w:right w:val="none" w:sz="0" w:space="0" w:color="auto"/>
          </w:divBdr>
        </w:div>
      </w:divsChild>
    </w:div>
    <w:div w:id="740366386">
      <w:bodyDiv w:val="1"/>
      <w:marLeft w:val="0"/>
      <w:marRight w:val="0"/>
      <w:marTop w:val="0"/>
      <w:marBottom w:val="0"/>
      <w:divBdr>
        <w:top w:val="none" w:sz="0" w:space="0" w:color="auto"/>
        <w:left w:val="none" w:sz="0" w:space="0" w:color="auto"/>
        <w:bottom w:val="none" w:sz="0" w:space="0" w:color="auto"/>
        <w:right w:val="none" w:sz="0" w:space="0" w:color="auto"/>
      </w:divBdr>
    </w:div>
    <w:div w:id="982393229">
      <w:bodyDiv w:val="1"/>
      <w:marLeft w:val="0"/>
      <w:marRight w:val="0"/>
      <w:marTop w:val="0"/>
      <w:marBottom w:val="0"/>
      <w:divBdr>
        <w:top w:val="none" w:sz="0" w:space="0" w:color="auto"/>
        <w:left w:val="none" w:sz="0" w:space="0" w:color="auto"/>
        <w:bottom w:val="none" w:sz="0" w:space="0" w:color="auto"/>
        <w:right w:val="none" w:sz="0" w:space="0" w:color="auto"/>
      </w:divBdr>
    </w:div>
    <w:div w:id="990603236">
      <w:bodyDiv w:val="1"/>
      <w:marLeft w:val="0"/>
      <w:marRight w:val="0"/>
      <w:marTop w:val="0"/>
      <w:marBottom w:val="0"/>
      <w:divBdr>
        <w:top w:val="none" w:sz="0" w:space="0" w:color="auto"/>
        <w:left w:val="none" w:sz="0" w:space="0" w:color="auto"/>
        <w:bottom w:val="none" w:sz="0" w:space="0" w:color="auto"/>
        <w:right w:val="none" w:sz="0" w:space="0" w:color="auto"/>
      </w:divBdr>
    </w:div>
    <w:div w:id="994914632">
      <w:bodyDiv w:val="1"/>
      <w:marLeft w:val="0"/>
      <w:marRight w:val="0"/>
      <w:marTop w:val="0"/>
      <w:marBottom w:val="0"/>
      <w:divBdr>
        <w:top w:val="none" w:sz="0" w:space="0" w:color="auto"/>
        <w:left w:val="none" w:sz="0" w:space="0" w:color="auto"/>
        <w:bottom w:val="none" w:sz="0" w:space="0" w:color="auto"/>
        <w:right w:val="none" w:sz="0" w:space="0" w:color="auto"/>
      </w:divBdr>
    </w:div>
    <w:div w:id="111983424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header" Target="header1.xml"/><Relationship Id="rId12" Type="http://schemas.openxmlformats.org/officeDocument/2006/relationships/header" Target="header2.xml"/><Relationship Id="rId13" Type="http://schemas.openxmlformats.org/officeDocument/2006/relationships/footer" Target="footer1.xml"/><Relationship Id="rId14" Type="http://schemas.openxmlformats.org/officeDocument/2006/relationships/header" Target="header3.xml"/><Relationship Id="rId15" Type="http://schemas.openxmlformats.org/officeDocument/2006/relationships/footer" Target="footer2.xml"/><Relationship Id="rId16" Type="http://schemas.openxmlformats.org/officeDocument/2006/relationships/comments" Target="comments.xml"/><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 Id="rId9" Type="http://schemas.openxmlformats.org/officeDocument/2006/relationships/endnotes" Target="endnotes.xml"/><Relationship Id="rId10"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 Id="rId2" Type="http://schemas.openxmlformats.org/officeDocument/2006/relationships/image" Target="media/image4.png"/></Relationships>
</file>

<file path=word/_rels/header3.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2017-09-03T00:00:00</PublishDate>
  <Abstract>本宪章确认了MEM班级成员的权益，规定了MEM班级的基本结构组成，确立了开展活动的根本制度，提供了调动外部资源的标准流程，是MEM班级管理的根本制度，具有最高的约束效力。</Abstract>
  <CompanyAddress>2017级MEM第一批XLP班</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9A600B9-2035-9043-AB2F-333780245C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TotalTime>
  <Pages>19</Pages>
  <Words>966</Words>
  <Characters>5509</Characters>
  <Application>Microsoft Macintosh Word</Application>
  <DocSecurity>0</DocSecurity>
  <Lines>45</Lines>
  <Paragraphs>12</Paragraphs>
  <ScaleCrop>false</ScaleCrop>
  <Company/>
  <LinksUpToDate>false</LinksUpToDate>
  <CharactersWithSpaces>6463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清华大学MEM宪章</dc:title>
  <dc:subject>2017年MEM</dc:subject>
  <dc:creator>第一批XLP班级</dc:creator>
  <cp:lastModifiedBy>bobo bobo</cp:lastModifiedBy>
  <cp:revision>5</cp:revision>
  <cp:lastPrinted>2017-02-16T07:08:00Z</cp:lastPrinted>
  <dcterms:created xsi:type="dcterms:W3CDTF">2017-09-02T23:25:00Z</dcterms:created>
  <dcterms:modified xsi:type="dcterms:W3CDTF">2017-09-15T16:05:00Z</dcterms:modified>
</cp:coreProperties>
</file>