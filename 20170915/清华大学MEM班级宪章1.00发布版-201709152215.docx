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690B38">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End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690B38"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v:textbox>
                    <w10:wrap anchorx="page" anchory="page"/>
                  </v:rect>
                </w:pict>
              </mc:Fallback>
            </mc:AlternateContent>
          </w:r>
          <w:r>
            <w:rPr>
              <w:b/>
              <w:sz w:val="44"/>
              <w:szCs w:val="44"/>
            </w:rPr>
            <w:br w:type="page"/>
          </w:r>
        </w:p>
      </w:sdtContent>
    </w:sdt>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rsidR="003261F8" w:rsidRDefault="00561143">
      <w:pPr>
        <w:widowControl/>
        <w:jc w:val="left"/>
      </w:pPr>
      <w:r>
        <w:br w:type="page"/>
      </w:r>
    </w:p>
    <w:p w:rsidR="003261F8" w:rsidRDefault="003261F8" w:rsidP="003261F8">
      <w:pPr>
        <w:widowControl/>
        <w:jc w:val="center"/>
        <w:rPr>
          <w:b/>
          <w:sz w:val="44"/>
          <w:szCs w:val="44"/>
        </w:rPr>
      </w:pPr>
    </w:p>
    <w:p w:rsidR="00561143" w:rsidRDefault="003261F8" w:rsidP="003261F8">
      <w:pPr>
        <w:widowControl/>
        <w:jc w:val="center"/>
        <w:rPr>
          <w:b/>
          <w:sz w:val="44"/>
          <w:szCs w:val="44"/>
        </w:rPr>
      </w:pPr>
      <w:r w:rsidRPr="003261F8">
        <w:rPr>
          <w:rFonts w:hint="eastAsia"/>
          <w:b/>
          <w:sz w:val="44"/>
          <w:szCs w:val="44"/>
        </w:rPr>
        <w:t>目录</w:t>
      </w:r>
    </w:p>
    <w:p w:rsidR="00FB6BA2" w:rsidRPr="00FB6BA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FB6BA2" w:rsidRPr="00FB6BA2" w:rsidRDefault="00690B38"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a"/>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a"/>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a"/>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a"/>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a"/>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a"/>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rsidR="00FB6BA2" w:rsidRPr="00FB6BA2" w:rsidRDefault="00690B38"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a"/>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rsidR="003261F8" w:rsidRPr="003261F8" w:rsidRDefault="00490B52" w:rsidP="003261F8">
      <w:pPr>
        <w:widowControl/>
        <w:jc w:val="left"/>
        <w:rPr>
          <w:b/>
          <w:sz w:val="28"/>
          <w:szCs w:val="28"/>
        </w:rPr>
      </w:pPr>
      <w:r w:rsidRPr="002F5E78">
        <w:rPr>
          <w:b/>
          <w:sz w:val="28"/>
          <w:szCs w:val="28"/>
        </w:rPr>
        <w:fldChar w:fldCharType="end"/>
      </w:r>
    </w:p>
    <w:p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rsidR="003261F8" w:rsidRDefault="003261F8">
      <w:pPr>
        <w:widowControl/>
        <w:jc w:val="left"/>
      </w:pPr>
    </w:p>
    <w:p w:rsidR="009813E5" w:rsidRDefault="009813E5" w:rsidP="009813E5">
      <w:pPr>
        <w:jc w:val="right"/>
      </w:pPr>
    </w:p>
    <w:p w:rsidR="009813E5" w:rsidRDefault="009813E5" w:rsidP="009813E5">
      <w:pPr>
        <w:pStyle w:val="ac"/>
        <w:rPr>
          <w:sz w:val="44"/>
          <w:szCs w:val="44"/>
        </w:rPr>
      </w:pPr>
      <w:bookmarkStart w:id="9" w:name="_Toc492180895"/>
      <w:r>
        <w:rPr>
          <w:rFonts w:hint="eastAsia"/>
          <w:sz w:val="44"/>
          <w:szCs w:val="44"/>
        </w:rPr>
        <w:t>序言</w:t>
      </w:r>
      <w:bookmarkEnd w:id="9"/>
    </w:p>
    <w:p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rsidR="009813E5" w:rsidRDefault="009813E5" w:rsidP="00AD1387">
      <w:pPr>
        <w:pStyle w:val="1"/>
      </w:pPr>
      <w:bookmarkStart w:id="10" w:name="2_2"/>
      <w:bookmarkStart w:id="11" w:name="sub51056_2_2"/>
      <w:bookmarkStart w:id="12" w:name="第2章"/>
      <w:bookmarkStart w:id="13" w:name="_Toc492180896"/>
      <w:bookmarkEnd w:id="10"/>
      <w:bookmarkEnd w:id="11"/>
      <w:bookmarkEnd w:id="12"/>
      <w:r>
        <w:lastRenderedPageBreak/>
        <w:t>总</w:t>
      </w:r>
      <w:r>
        <w:rPr>
          <w:rFonts w:hint="eastAsia"/>
        </w:rPr>
        <w:t>则</w:t>
      </w:r>
      <w:bookmarkEnd w:id="13"/>
    </w:p>
    <w:p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proofErr w:type="gramStart"/>
      <w:r w:rsidR="00762E6E" w:rsidRPr="00762E6E">
        <w:rPr>
          <w:rFonts w:hint="eastAsia"/>
          <w:sz w:val="28"/>
          <w:szCs w:val="28"/>
        </w:rPr>
        <w:t>以届为</w:t>
      </w:r>
      <w:proofErr w:type="gramEnd"/>
      <w:r w:rsidR="00762E6E" w:rsidRPr="00762E6E">
        <w:rPr>
          <w:rFonts w:hint="eastAsia"/>
          <w:sz w:val="28"/>
          <w:szCs w:val="28"/>
        </w:rPr>
        <w:t>单位的大班级</w:t>
      </w:r>
      <w:r w:rsidR="00762E6E">
        <w:rPr>
          <w:rFonts w:hint="eastAsia"/>
          <w:sz w:val="28"/>
          <w:szCs w:val="28"/>
        </w:rPr>
        <w:t>）</w:t>
      </w:r>
      <w:r w:rsidR="00AD1387" w:rsidRPr="00F73905">
        <w:rPr>
          <w:rFonts w:hint="eastAsia"/>
          <w:sz w:val="28"/>
          <w:szCs w:val="28"/>
        </w:rPr>
        <w:t>。</w:t>
      </w:r>
    </w:p>
    <w:p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rsidR="00FB6BA2" w:rsidRDefault="009813E5" w:rsidP="00F73905">
      <w:pPr>
        <w:spacing w:line="360" w:lineRule="auto"/>
        <w:ind w:firstLineChars="200" w:firstLine="560"/>
        <w:rPr>
          <w:ins w:id="14" w:author="周鹏 zhoupeng" w:date="2017-09-15T21:47:00Z"/>
          <w:rFonts w:hint="eastAsia"/>
          <w:sz w:val="28"/>
          <w:szCs w:val="28"/>
        </w:rPr>
      </w:pPr>
      <w:r w:rsidRPr="00F73905">
        <w:rPr>
          <w:rFonts w:hint="eastAsia"/>
          <w:sz w:val="28"/>
          <w:szCs w:val="28"/>
        </w:rPr>
        <w:t>（三）成为全体成员职业提升和事业发展、创业的平台。</w:t>
      </w:r>
    </w:p>
    <w:p w:rsidR="00E5064D" w:rsidRPr="00E603CE" w:rsidRDefault="00E5064D" w:rsidP="00F73905">
      <w:pPr>
        <w:spacing w:line="360" w:lineRule="auto"/>
        <w:ind w:firstLineChars="200" w:firstLine="560"/>
        <w:rPr>
          <w:color w:val="FF0000"/>
          <w:sz w:val="28"/>
          <w:szCs w:val="28"/>
          <w:rPrChange w:id="15" w:author="周鹏 zhoupeng" w:date="2017-09-15T22:10:00Z">
            <w:rPr>
              <w:sz w:val="28"/>
              <w:szCs w:val="28"/>
            </w:rPr>
          </w:rPrChange>
        </w:rPr>
      </w:pPr>
      <w:ins w:id="16" w:author="周鹏 zhoupeng" w:date="2017-09-15T21:47:00Z">
        <w:r w:rsidRPr="00E603CE">
          <w:rPr>
            <w:rFonts w:hint="eastAsia"/>
            <w:color w:val="FF0000"/>
            <w:sz w:val="28"/>
            <w:szCs w:val="28"/>
            <w:rPrChange w:id="17" w:author="周鹏 zhoupeng" w:date="2017-09-15T22:10:00Z">
              <w:rPr>
                <w:rFonts w:hint="eastAsia"/>
                <w:sz w:val="28"/>
                <w:szCs w:val="28"/>
              </w:rPr>
            </w:rPrChange>
          </w:rPr>
          <w:t>第五条</w:t>
        </w:r>
        <w:r w:rsidRPr="00E603CE">
          <w:rPr>
            <w:rFonts w:hint="eastAsia"/>
            <w:color w:val="FF0000"/>
            <w:sz w:val="28"/>
            <w:szCs w:val="28"/>
            <w:rPrChange w:id="18" w:author="周鹏 zhoupeng" w:date="2017-09-15T22:10:00Z">
              <w:rPr>
                <w:rFonts w:hint="eastAsia"/>
                <w:sz w:val="28"/>
                <w:szCs w:val="28"/>
              </w:rPr>
            </w:rPrChange>
          </w:rPr>
          <w:t xml:space="preserve"> </w:t>
        </w:r>
        <w:r w:rsidRPr="00E603CE">
          <w:rPr>
            <w:rFonts w:hint="eastAsia"/>
            <w:color w:val="FF0000"/>
            <w:sz w:val="28"/>
            <w:szCs w:val="28"/>
            <w:rPrChange w:id="19" w:author="周鹏 zhoupeng" w:date="2017-09-15T22:10:00Z">
              <w:rPr>
                <w:rFonts w:hint="eastAsia"/>
                <w:sz w:val="28"/>
                <w:szCs w:val="28"/>
              </w:rPr>
            </w:rPrChange>
          </w:rPr>
          <w:t>行为准则</w:t>
        </w:r>
      </w:ins>
    </w:p>
    <w:p w:rsidR="00FB6BA2" w:rsidRDefault="00FB6BA2">
      <w:pPr>
        <w:widowControl/>
        <w:jc w:val="left"/>
        <w:rPr>
          <w:sz w:val="28"/>
          <w:szCs w:val="28"/>
        </w:rPr>
      </w:pPr>
      <w:r>
        <w:rPr>
          <w:sz w:val="28"/>
          <w:szCs w:val="28"/>
        </w:rPr>
        <w:lastRenderedPageBreak/>
        <w:br w:type="page"/>
      </w:r>
    </w:p>
    <w:p w:rsidR="009813E5" w:rsidRPr="00F73905" w:rsidRDefault="009813E5" w:rsidP="00F73905">
      <w:pPr>
        <w:spacing w:line="360" w:lineRule="auto"/>
        <w:ind w:firstLineChars="200" w:firstLine="560"/>
        <w:rPr>
          <w:sz w:val="28"/>
          <w:szCs w:val="28"/>
        </w:rPr>
      </w:pPr>
    </w:p>
    <w:p w:rsidR="00813CF4" w:rsidRPr="00476645" w:rsidRDefault="00813CF4" w:rsidP="000820A8">
      <w:pPr>
        <w:pStyle w:val="1"/>
      </w:pPr>
      <w:bookmarkStart w:id="20" w:name="_Toc492180897"/>
      <w:r>
        <w:rPr>
          <w:rFonts w:hint="eastAsia"/>
        </w:rPr>
        <w:t>组织架构</w:t>
      </w:r>
      <w:bookmarkEnd w:id="20"/>
    </w:p>
    <w:p w:rsidR="008B18C5" w:rsidRDefault="008B18C5" w:rsidP="00973150">
      <w:pPr>
        <w:pStyle w:val="ab"/>
        <w:numPr>
          <w:ilvl w:val="0"/>
          <w:numId w:val="3"/>
        </w:numPr>
        <w:spacing w:beforeLines="50" w:before="156" w:afterLines="50" w:after="156" w:line="360" w:lineRule="auto"/>
        <w:ind w:left="1134" w:firstLineChars="0" w:hanging="1134"/>
        <w:rPr>
          <w:sz w:val="28"/>
          <w:szCs w:val="28"/>
        </w:rPr>
      </w:pPr>
      <w:bookmarkStart w:id="21" w:name="2_3"/>
      <w:bookmarkStart w:id="22" w:name="sub51056_2_3"/>
      <w:bookmarkStart w:id="23" w:name="第3章"/>
      <w:bookmarkEnd w:id="21"/>
      <w:bookmarkEnd w:id="22"/>
      <w:bookmarkEnd w:id="23"/>
      <w:r>
        <w:rPr>
          <w:sz w:val="28"/>
          <w:szCs w:val="28"/>
        </w:rPr>
        <w:t>机构设置</w:t>
      </w:r>
    </w:p>
    <w:p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proofErr w:type="gramStart"/>
      <w:r w:rsidRPr="00F73905">
        <w:rPr>
          <w:sz w:val="28"/>
          <w:szCs w:val="28"/>
        </w:rPr>
        <w:t>班设置</w:t>
      </w:r>
      <w:proofErr w:type="gramEnd"/>
      <w:r w:rsidRPr="00F73905">
        <w:rPr>
          <w:sz w:val="28"/>
          <w:szCs w:val="28"/>
        </w:rPr>
        <w:t>以下常设机构：秘书处。</w:t>
      </w:r>
    </w:p>
    <w:p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rsidR="00C20976" w:rsidRPr="0009173B" w:rsidRDefault="00973150" w:rsidP="00C20976">
      <w:pPr>
        <w:pStyle w:val="ab"/>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rsidR="0009173B" w:rsidRDefault="00973150" w:rsidP="00C20976">
      <w:pPr>
        <w:pStyle w:val="ab"/>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7C2C58" w:rsidRDefault="007C2C58" w:rsidP="007C2C58">
      <w:pPr>
        <w:pStyle w:val="ab"/>
        <w:wordWrap w:val="0"/>
        <w:ind w:left="566" w:firstLineChars="0" w:firstLine="0"/>
        <w:jc w:val="right"/>
        <w:rPr>
          <w:sz w:val="28"/>
          <w:szCs w:val="28"/>
        </w:rPr>
      </w:pPr>
    </w:p>
    <w:p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7C2C58" w:rsidRDefault="007C2C58" w:rsidP="007C2C58">
      <w:pPr>
        <w:pStyle w:val="ab"/>
        <w:wordWrap w:val="0"/>
        <w:ind w:left="566" w:firstLineChars="0" w:firstLine="0"/>
        <w:jc w:val="right"/>
        <w:rPr>
          <w:sz w:val="28"/>
          <w:szCs w:val="28"/>
        </w:rPr>
      </w:pPr>
      <w:r>
        <w:rPr>
          <w:rFonts w:hint="eastAsia"/>
          <w:sz w:val="28"/>
          <w:szCs w:val="28"/>
        </w:rPr>
        <w:t>……</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proofErr w:type="gramStart"/>
      <w:r w:rsidR="00C1504A" w:rsidRPr="00030D9D">
        <w:rPr>
          <w:sz w:val="28"/>
          <w:szCs w:val="28"/>
        </w:rPr>
        <w:t>子班设立</w:t>
      </w:r>
      <w:proofErr w:type="gramEnd"/>
      <w:r w:rsidR="00C1504A" w:rsidRPr="00030D9D">
        <w:rPr>
          <w:sz w:val="28"/>
          <w:szCs w:val="28"/>
        </w:rPr>
        <w:t>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w:t>
      </w:r>
      <w:proofErr w:type="gramStart"/>
      <w:r w:rsidR="00813CF4" w:rsidRPr="00030D9D">
        <w:rPr>
          <w:sz w:val="28"/>
          <w:szCs w:val="28"/>
        </w:rPr>
        <w:t>接受子班成员</w:t>
      </w:r>
      <w:proofErr w:type="gramEnd"/>
      <w:r w:rsidR="00813CF4" w:rsidRPr="00030D9D">
        <w:rPr>
          <w:sz w:val="28"/>
          <w:szCs w:val="28"/>
        </w:rPr>
        <w:t>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proofErr w:type="gramStart"/>
      <w:r w:rsidRPr="00030D9D">
        <w:rPr>
          <w:rFonts w:hint="eastAsia"/>
          <w:sz w:val="28"/>
          <w:szCs w:val="28"/>
        </w:rPr>
        <w:t>圈</w:t>
      </w:r>
      <w:r w:rsidR="006E3141" w:rsidRPr="00030D9D">
        <w:rPr>
          <w:rFonts w:hint="eastAsia"/>
          <w:sz w:val="28"/>
          <w:szCs w:val="28"/>
        </w:rPr>
        <w:t>范围</w:t>
      </w:r>
      <w:proofErr w:type="gramEnd"/>
      <w:r w:rsidR="006E3141" w:rsidRPr="00030D9D">
        <w:rPr>
          <w:rFonts w:hint="eastAsia"/>
          <w:sz w:val="28"/>
          <w:szCs w:val="28"/>
        </w:rPr>
        <w:t>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w:t>
      </w:r>
      <w:commentRangeStart w:id="24"/>
      <w:r w:rsidR="00941B28" w:rsidRPr="00030D9D">
        <w:rPr>
          <w:rFonts w:hint="eastAsia"/>
          <w:sz w:val="28"/>
          <w:szCs w:val="28"/>
        </w:rPr>
        <w:t>领导者</w:t>
      </w:r>
      <w:commentRangeEnd w:id="24"/>
      <w:r w:rsidR="00E5064D">
        <w:rPr>
          <w:rStyle w:val="ad"/>
        </w:rPr>
        <w:commentReference w:id="24"/>
      </w:r>
      <w:r w:rsidR="00941B28" w:rsidRPr="00030D9D">
        <w:rPr>
          <w:rFonts w:hint="eastAsia"/>
          <w:sz w:val="28"/>
          <w:szCs w:val="28"/>
        </w:rPr>
        <w:t>，秘书，核心成员，一般成员构成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b"/>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commentRangeStart w:id="25"/>
      <w:r>
        <w:rPr>
          <w:rFonts w:hint="eastAsia"/>
          <w:sz w:val="28"/>
          <w:szCs w:val="28"/>
        </w:rPr>
        <w:t>.</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commentRangeEnd w:id="25"/>
      <w:r w:rsidR="00E5064D">
        <w:rPr>
          <w:rStyle w:val="ad"/>
        </w:rPr>
        <w:commentReference w:id="25"/>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commentRangeStart w:id="26"/>
      <w:r w:rsidR="00813CF4" w:rsidRPr="00030D9D">
        <w:rPr>
          <w:sz w:val="28"/>
          <w:szCs w:val="28"/>
        </w:rPr>
        <w:t>秘书处</w:t>
      </w:r>
      <w:commentRangeEnd w:id="26"/>
      <w:r w:rsidR="00136637">
        <w:rPr>
          <w:rStyle w:val="ad"/>
        </w:rPr>
        <w:commentReference w:id="26"/>
      </w:r>
    </w:p>
    <w:p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commentRangeStart w:id="27"/>
      <w:r w:rsidR="00813CF4" w:rsidRPr="00030D9D">
        <w:rPr>
          <w:sz w:val="28"/>
          <w:szCs w:val="28"/>
        </w:rPr>
        <w:t>秘书长</w:t>
      </w:r>
      <w:commentRangeEnd w:id="27"/>
      <w:r w:rsidR="00136637">
        <w:rPr>
          <w:rStyle w:val="ad"/>
        </w:rPr>
        <w:commentReference w:id="27"/>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rsidR="00813CF4" w:rsidRPr="000820A8" w:rsidRDefault="00813CF4" w:rsidP="000820A8">
      <w:pPr>
        <w:pStyle w:val="1"/>
      </w:pPr>
      <w:bookmarkStart w:id="28" w:name="_Toc492180898"/>
      <w:r w:rsidRPr="000820A8">
        <w:rPr>
          <w:rFonts w:hint="eastAsia"/>
        </w:rPr>
        <w:t>流程及规范</w:t>
      </w:r>
      <w:bookmarkEnd w:id="28"/>
    </w:p>
    <w:p w:rsidR="00740DE6"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ins w:id="29" w:author="周鹏 zhoupeng" w:date="2017-09-15T21:59:00Z">
        <w:r w:rsidR="00136637" w:rsidRPr="00E603CE">
          <w:rPr>
            <w:rFonts w:hint="eastAsia"/>
            <w:color w:val="FF0000"/>
            <w:sz w:val="28"/>
            <w:szCs w:val="28"/>
            <w:rPrChange w:id="30" w:author="周鹏 zhoupeng" w:date="2017-09-15T22:11:00Z">
              <w:rPr>
                <w:rFonts w:hint="eastAsia"/>
                <w:sz w:val="28"/>
                <w:szCs w:val="28"/>
              </w:rPr>
            </w:rPrChange>
          </w:rPr>
          <w:t>并通知所有与会人员</w:t>
        </w:r>
      </w:ins>
      <w:r w:rsidR="00813CF4"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lastRenderedPageBreak/>
        <w:t>秘书长选举流程及规范。</w:t>
      </w:r>
    </w:p>
    <w:p w:rsidR="008116CB"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w:t>
      </w:r>
      <w:proofErr w:type="gramStart"/>
      <w:r w:rsidR="00813CF4" w:rsidRPr="00DA2D27">
        <w:rPr>
          <w:rFonts w:hint="eastAsia"/>
          <w:sz w:val="28"/>
          <w:szCs w:val="28"/>
        </w:rPr>
        <w:t>自大会</w:t>
      </w:r>
      <w:proofErr w:type="gramEnd"/>
      <w:r w:rsidR="00813CF4" w:rsidRPr="00DA2D27">
        <w:rPr>
          <w:rFonts w:hint="eastAsia"/>
          <w:sz w:val="28"/>
          <w:szCs w:val="28"/>
        </w:rPr>
        <w:t>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proofErr w:type="gramStart"/>
      <w:r w:rsidR="008B18C5" w:rsidRPr="00DA2D27">
        <w:rPr>
          <w:rFonts w:hint="eastAsia"/>
          <w:sz w:val="28"/>
          <w:szCs w:val="28"/>
        </w:rPr>
        <w:t>如全体</w:t>
      </w:r>
      <w:proofErr w:type="gramEnd"/>
      <w:r w:rsidR="008B18C5" w:rsidRPr="00DA2D27">
        <w:rPr>
          <w:rFonts w:hint="eastAsia"/>
          <w:sz w:val="28"/>
          <w:szCs w:val="28"/>
        </w:rPr>
        <w:t>大会最终审议通过弹劾案，则现任秘书长</w:t>
      </w:r>
      <w:r w:rsidR="00813CF4" w:rsidRPr="00DA2D27">
        <w:rPr>
          <w:rFonts w:hint="eastAsia"/>
          <w:sz w:val="28"/>
          <w:szCs w:val="28"/>
        </w:rPr>
        <w:t>的权利和义务</w:t>
      </w:r>
      <w:proofErr w:type="gramStart"/>
      <w:r w:rsidR="00813CF4" w:rsidRPr="00DA2D27">
        <w:rPr>
          <w:rFonts w:hint="eastAsia"/>
          <w:sz w:val="28"/>
          <w:szCs w:val="28"/>
        </w:rPr>
        <w:t>自审议</w:t>
      </w:r>
      <w:proofErr w:type="gramEnd"/>
      <w:r w:rsidR="00813CF4" w:rsidRPr="00DA2D27">
        <w:rPr>
          <w:rFonts w:hint="eastAsia"/>
          <w:sz w:val="28"/>
          <w:szCs w:val="28"/>
        </w:rPr>
        <w:t>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w:t>
      </w:r>
      <w:proofErr w:type="gramStart"/>
      <w:r w:rsidR="00E3181A" w:rsidRPr="00DA2D27">
        <w:rPr>
          <w:rFonts w:hint="eastAsia"/>
          <w:sz w:val="28"/>
          <w:szCs w:val="28"/>
        </w:rPr>
        <w:t>案审议</w:t>
      </w:r>
      <w:proofErr w:type="gramEnd"/>
      <w:r w:rsidR="00E3181A" w:rsidRPr="00DA2D27">
        <w:rPr>
          <w:rFonts w:hint="eastAsia"/>
          <w:sz w:val="28"/>
          <w:szCs w:val="28"/>
        </w:rPr>
        <w:t>通过后，</w:t>
      </w:r>
      <w:commentRangeStart w:id="31"/>
      <w:r w:rsidR="00E3181A" w:rsidRPr="00DA2D27">
        <w:rPr>
          <w:rFonts w:hint="eastAsia"/>
          <w:sz w:val="28"/>
          <w:szCs w:val="28"/>
        </w:rPr>
        <w:t>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w:t>
      </w:r>
      <w:commentRangeEnd w:id="31"/>
      <w:r w:rsidR="00E603CE">
        <w:rPr>
          <w:rStyle w:val="ad"/>
        </w:rPr>
        <w:commentReference w:id="31"/>
      </w:r>
      <w:r w:rsidR="00813CF4" w:rsidRPr="00DA2D27">
        <w:rPr>
          <w:rFonts w:hint="eastAsia"/>
          <w:sz w:val="28"/>
          <w:szCs w:val="28"/>
        </w:rPr>
        <w:t>，按照民主流程和差额选举制度，选举产生新任秘书长。</w:t>
      </w:r>
    </w:p>
    <w:p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lastRenderedPageBreak/>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lastRenderedPageBreak/>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w:t>
      </w:r>
      <w:proofErr w:type="gramStart"/>
      <w:r w:rsidR="000633AB" w:rsidRPr="00DA2D27">
        <w:rPr>
          <w:rFonts w:hint="eastAsia"/>
          <w:sz w:val="28"/>
          <w:szCs w:val="28"/>
        </w:rPr>
        <w:t>公投头确认</w:t>
      </w:r>
      <w:proofErr w:type="gramEnd"/>
      <w:r w:rsidR="000633AB" w:rsidRPr="00DA2D27">
        <w:rPr>
          <w:rFonts w:hint="eastAsia"/>
          <w:sz w:val="28"/>
          <w:szCs w:val="28"/>
        </w:rPr>
        <w:t>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proofErr w:type="gramStart"/>
      <w:r w:rsidR="00EB02BD" w:rsidRPr="00DA2D27">
        <w:rPr>
          <w:rFonts w:hint="eastAsia"/>
          <w:sz w:val="28"/>
          <w:szCs w:val="28"/>
        </w:rPr>
        <w:t>子班但</w:t>
      </w:r>
      <w:proofErr w:type="gramEnd"/>
      <w:r w:rsidR="00EB02BD" w:rsidRPr="00DA2D27">
        <w:rPr>
          <w:rFonts w:hint="eastAsia"/>
          <w:sz w:val="28"/>
          <w:szCs w:val="28"/>
        </w:rPr>
        <w:t>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w:t>
      </w:r>
      <w:proofErr w:type="gramStart"/>
      <w:r w:rsidR="00813CF4" w:rsidRPr="00DA2D27">
        <w:rPr>
          <w:rFonts w:hint="eastAsia"/>
          <w:sz w:val="28"/>
          <w:szCs w:val="28"/>
        </w:rPr>
        <w:t>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w:t>
      </w:r>
      <w:proofErr w:type="gramEnd"/>
      <w:r w:rsidR="00EB02BD" w:rsidRPr="00DA2D27">
        <w:rPr>
          <w:rFonts w:hint="eastAsia"/>
          <w:sz w:val="28"/>
          <w:szCs w:val="28"/>
        </w:rPr>
        <w:t>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w:t>
      </w:r>
      <w:r w:rsidR="00813CF4" w:rsidRPr="00DA2D27">
        <w:rPr>
          <w:rFonts w:hint="eastAsia"/>
          <w:sz w:val="28"/>
          <w:szCs w:val="28"/>
        </w:rPr>
        <w:lastRenderedPageBreak/>
        <w:t>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proofErr w:type="gramStart"/>
      <w:r w:rsidR="007B2A09" w:rsidRPr="00DA2D27">
        <w:rPr>
          <w:rFonts w:hint="eastAsia"/>
          <w:sz w:val="28"/>
          <w:szCs w:val="28"/>
        </w:rPr>
        <w:t>如全体</w:t>
      </w:r>
      <w:proofErr w:type="gramEnd"/>
      <w:r w:rsidR="007B2A09" w:rsidRPr="00DA2D27">
        <w:rPr>
          <w:rFonts w:hint="eastAsia"/>
          <w:sz w:val="28"/>
          <w:szCs w:val="28"/>
        </w:rPr>
        <w:t>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32" w:name="2_4"/>
      <w:bookmarkStart w:id="33" w:name="sub51056_2_4"/>
      <w:bookmarkStart w:id="34" w:name="第4章"/>
      <w:bookmarkStart w:id="35" w:name="_Toc492180899"/>
      <w:bookmarkEnd w:id="32"/>
      <w:bookmarkEnd w:id="33"/>
      <w:bookmarkEnd w:id="34"/>
      <w:r w:rsidRPr="000820A8">
        <w:rPr>
          <w:rFonts w:hint="eastAsia"/>
        </w:rPr>
        <w:t>奖惩机制</w:t>
      </w:r>
      <w:bookmarkEnd w:id="35"/>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36" w:name="_Toc492180900"/>
      <w:r w:rsidRPr="000820A8">
        <w:t>宪章解释权</w:t>
      </w:r>
      <w:bookmarkEnd w:id="36"/>
    </w:p>
    <w:p w:rsidR="00C20976" w:rsidRDefault="00C20976" w:rsidP="00FB6BA2">
      <w:pPr>
        <w:spacing w:line="360" w:lineRule="auto"/>
        <w:ind w:firstLineChars="200" w:firstLine="560"/>
        <w:rPr>
          <w:ins w:id="37" w:author="周鹏 zhoupeng" w:date="2017-09-15T22:09:00Z"/>
          <w:rFonts w:hint="eastAsia"/>
          <w:sz w:val="28"/>
          <w:szCs w:val="28"/>
        </w:rPr>
      </w:pPr>
      <w:r w:rsidRPr="00FD2EA5">
        <w:rPr>
          <w:rFonts w:hint="eastAsia"/>
          <w:sz w:val="28"/>
          <w:szCs w:val="28"/>
        </w:rPr>
        <w:t>有关本宪章的任何问题，均由本班级委员会负责解释。</w:t>
      </w:r>
    </w:p>
    <w:p w:rsidR="00E603CE" w:rsidRPr="00E603CE" w:rsidRDefault="00E603CE" w:rsidP="00FB6BA2">
      <w:pPr>
        <w:spacing w:line="360" w:lineRule="auto"/>
        <w:ind w:firstLineChars="200" w:firstLine="560"/>
        <w:rPr>
          <w:ins w:id="38" w:author="周鹏 zhoupeng" w:date="2017-09-15T22:09:00Z"/>
          <w:rFonts w:hint="eastAsia"/>
          <w:color w:val="FF0000"/>
          <w:sz w:val="28"/>
          <w:szCs w:val="28"/>
          <w:rPrChange w:id="39" w:author="周鹏 zhoupeng" w:date="2017-09-15T22:11:00Z">
            <w:rPr>
              <w:ins w:id="40" w:author="周鹏 zhoupeng" w:date="2017-09-15T22:09:00Z"/>
              <w:rFonts w:hint="eastAsia"/>
              <w:sz w:val="28"/>
              <w:szCs w:val="28"/>
            </w:rPr>
          </w:rPrChange>
        </w:rPr>
      </w:pPr>
      <w:ins w:id="41" w:author="周鹏 zhoupeng" w:date="2017-09-15T22:09:00Z">
        <w:r w:rsidRPr="00E603CE">
          <w:rPr>
            <w:rFonts w:hint="eastAsia"/>
            <w:color w:val="FF0000"/>
            <w:sz w:val="28"/>
            <w:szCs w:val="28"/>
            <w:rPrChange w:id="42" w:author="周鹏 zhoupeng" w:date="2017-09-15T22:11:00Z">
              <w:rPr>
                <w:rFonts w:hint="eastAsia"/>
                <w:sz w:val="28"/>
                <w:szCs w:val="28"/>
              </w:rPr>
            </w:rPrChange>
          </w:rPr>
          <w:t>第六章</w:t>
        </w:r>
        <w:r w:rsidRPr="00E603CE">
          <w:rPr>
            <w:rFonts w:hint="eastAsia"/>
            <w:color w:val="FF0000"/>
            <w:sz w:val="28"/>
            <w:szCs w:val="28"/>
            <w:rPrChange w:id="43" w:author="周鹏 zhoupeng" w:date="2017-09-15T22:11:00Z">
              <w:rPr>
                <w:rFonts w:hint="eastAsia"/>
                <w:sz w:val="28"/>
                <w:szCs w:val="28"/>
              </w:rPr>
            </w:rPrChange>
          </w:rPr>
          <w:t xml:space="preserve"> </w:t>
        </w:r>
        <w:r w:rsidRPr="00E603CE">
          <w:rPr>
            <w:rFonts w:hint="eastAsia"/>
            <w:color w:val="FF0000"/>
            <w:sz w:val="28"/>
            <w:szCs w:val="28"/>
            <w:rPrChange w:id="44" w:author="周鹏 zhoupeng" w:date="2017-09-15T22:11:00Z">
              <w:rPr>
                <w:rFonts w:hint="eastAsia"/>
                <w:sz w:val="28"/>
                <w:szCs w:val="28"/>
              </w:rPr>
            </w:rPrChange>
          </w:rPr>
          <w:t>经验分享</w:t>
        </w:r>
      </w:ins>
    </w:p>
    <w:p w:rsidR="00E603CE" w:rsidRPr="00E603CE" w:rsidRDefault="00E603CE" w:rsidP="00FB6BA2">
      <w:pPr>
        <w:spacing w:line="360" w:lineRule="auto"/>
        <w:ind w:firstLineChars="200" w:firstLine="560"/>
        <w:rPr>
          <w:ins w:id="45" w:author="周鹏 zhoupeng" w:date="2017-09-15T22:09:00Z"/>
          <w:rFonts w:hint="eastAsia"/>
          <w:color w:val="FF0000"/>
          <w:sz w:val="28"/>
          <w:szCs w:val="28"/>
          <w:rPrChange w:id="46" w:author="周鹏 zhoupeng" w:date="2017-09-15T22:11:00Z">
            <w:rPr>
              <w:ins w:id="47" w:author="周鹏 zhoupeng" w:date="2017-09-15T22:09:00Z"/>
              <w:rFonts w:hint="eastAsia"/>
              <w:sz w:val="28"/>
              <w:szCs w:val="28"/>
            </w:rPr>
          </w:rPrChange>
        </w:rPr>
      </w:pPr>
      <w:ins w:id="48" w:author="周鹏 zhoupeng" w:date="2017-09-15T22:09:00Z">
        <w:r w:rsidRPr="00E603CE">
          <w:rPr>
            <w:rFonts w:hint="eastAsia"/>
            <w:color w:val="FF0000"/>
            <w:sz w:val="28"/>
            <w:szCs w:val="28"/>
            <w:rPrChange w:id="49" w:author="周鹏 zhoupeng" w:date="2017-09-15T22:11:00Z">
              <w:rPr>
                <w:rFonts w:hint="eastAsia"/>
                <w:sz w:val="28"/>
                <w:szCs w:val="28"/>
              </w:rPr>
            </w:rPrChange>
          </w:rPr>
          <w:t>第七章</w:t>
        </w:r>
        <w:r w:rsidRPr="00E603CE">
          <w:rPr>
            <w:rFonts w:hint="eastAsia"/>
            <w:color w:val="FF0000"/>
            <w:sz w:val="28"/>
            <w:szCs w:val="28"/>
            <w:rPrChange w:id="50" w:author="周鹏 zhoupeng" w:date="2017-09-15T22:11:00Z">
              <w:rPr>
                <w:rFonts w:hint="eastAsia"/>
                <w:sz w:val="28"/>
                <w:szCs w:val="28"/>
              </w:rPr>
            </w:rPrChange>
          </w:rPr>
          <w:t xml:space="preserve"> </w:t>
        </w:r>
        <w:r w:rsidRPr="00E603CE">
          <w:rPr>
            <w:rFonts w:hint="eastAsia"/>
            <w:color w:val="FF0000"/>
            <w:sz w:val="28"/>
            <w:szCs w:val="28"/>
            <w:rPrChange w:id="51" w:author="周鹏 zhoupeng" w:date="2017-09-15T22:11:00Z">
              <w:rPr>
                <w:rFonts w:hint="eastAsia"/>
                <w:sz w:val="28"/>
                <w:szCs w:val="28"/>
              </w:rPr>
            </w:rPrChange>
          </w:rPr>
          <w:t>资金管理</w:t>
        </w:r>
      </w:ins>
    </w:p>
    <w:p w:rsidR="00E603CE" w:rsidRPr="00E603CE" w:rsidRDefault="00E603CE" w:rsidP="00FB6BA2">
      <w:pPr>
        <w:spacing w:line="360" w:lineRule="auto"/>
        <w:ind w:firstLineChars="200" w:firstLine="560"/>
        <w:rPr>
          <w:ins w:id="52" w:author="周鹏 zhoupeng" w:date="2017-09-15T22:09:00Z"/>
          <w:rFonts w:hint="eastAsia"/>
          <w:color w:val="FF0000"/>
          <w:sz w:val="28"/>
          <w:szCs w:val="28"/>
          <w:rPrChange w:id="53" w:author="周鹏 zhoupeng" w:date="2017-09-15T22:11:00Z">
            <w:rPr>
              <w:ins w:id="54" w:author="周鹏 zhoupeng" w:date="2017-09-15T22:09:00Z"/>
              <w:rFonts w:hint="eastAsia"/>
              <w:sz w:val="28"/>
              <w:szCs w:val="28"/>
            </w:rPr>
          </w:rPrChange>
        </w:rPr>
      </w:pPr>
      <w:ins w:id="55" w:author="周鹏 zhoupeng" w:date="2017-09-15T22:09:00Z">
        <w:r w:rsidRPr="00E603CE">
          <w:rPr>
            <w:rFonts w:hint="eastAsia"/>
            <w:color w:val="FF0000"/>
            <w:sz w:val="28"/>
            <w:szCs w:val="28"/>
            <w:rPrChange w:id="56" w:author="周鹏 zhoupeng" w:date="2017-09-15T22:11:00Z">
              <w:rPr>
                <w:rFonts w:hint="eastAsia"/>
                <w:sz w:val="28"/>
                <w:szCs w:val="28"/>
              </w:rPr>
            </w:rPrChange>
          </w:rPr>
          <w:t>第八章</w:t>
        </w:r>
        <w:r w:rsidRPr="00E603CE">
          <w:rPr>
            <w:rFonts w:hint="eastAsia"/>
            <w:color w:val="FF0000"/>
            <w:sz w:val="28"/>
            <w:szCs w:val="28"/>
            <w:rPrChange w:id="57" w:author="周鹏 zhoupeng" w:date="2017-09-15T22:11:00Z">
              <w:rPr>
                <w:rFonts w:hint="eastAsia"/>
                <w:sz w:val="28"/>
                <w:szCs w:val="28"/>
              </w:rPr>
            </w:rPrChange>
          </w:rPr>
          <w:t xml:space="preserve"> </w:t>
        </w:r>
        <w:r w:rsidRPr="00E603CE">
          <w:rPr>
            <w:rFonts w:hint="eastAsia"/>
            <w:color w:val="FF0000"/>
            <w:sz w:val="28"/>
            <w:szCs w:val="28"/>
            <w:rPrChange w:id="58" w:author="周鹏 zhoupeng" w:date="2017-09-15T22:11:00Z">
              <w:rPr>
                <w:rFonts w:hint="eastAsia"/>
                <w:sz w:val="28"/>
                <w:szCs w:val="28"/>
              </w:rPr>
            </w:rPrChange>
          </w:rPr>
          <w:t>数据管理</w:t>
        </w:r>
      </w:ins>
    </w:p>
    <w:p w:rsidR="00E603CE" w:rsidRPr="00E603CE" w:rsidRDefault="00E603CE" w:rsidP="00E603CE">
      <w:pPr>
        <w:spacing w:line="360" w:lineRule="auto"/>
        <w:ind w:firstLineChars="200" w:firstLine="560"/>
        <w:rPr>
          <w:ins w:id="59" w:author="周鹏 zhoupeng" w:date="2017-09-15T22:09:00Z"/>
          <w:rFonts w:hint="eastAsia"/>
          <w:color w:val="FF0000"/>
          <w:sz w:val="28"/>
          <w:szCs w:val="28"/>
          <w:rPrChange w:id="60" w:author="周鹏 zhoupeng" w:date="2017-09-15T22:11:00Z">
            <w:rPr>
              <w:ins w:id="61" w:author="周鹏 zhoupeng" w:date="2017-09-15T22:09:00Z"/>
              <w:rFonts w:hint="eastAsia"/>
              <w:sz w:val="28"/>
              <w:szCs w:val="28"/>
            </w:rPr>
          </w:rPrChange>
        </w:rPr>
      </w:pPr>
      <w:ins w:id="62" w:author="周鹏 zhoupeng" w:date="2017-09-15T22:09:00Z">
        <w:r w:rsidRPr="00E603CE">
          <w:rPr>
            <w:rFonts w:hint="eastAsia"/>
            <w:color w:val="FF0000"/>
            <w:sz w:val="28"/>
            <w:szCs w:val="28"/>
            <w:rPrChange w:id="63" w:author="周鹏 zhoupeng" w:date="2017-09-15T22:11:00Z">
              <w:rPr>
                <w:rFonts w:hint="eastAsia"/>
                <w:sz w:val="28"/>
                <w:szCs w:val="28"/>
              </w:rPr>
            </w:rPrChange>
          </w:rPr>
          <w:t>第九章</w:t>
        </w:r>
        <w:r w:rsidRPr="00E603CE">
          <w:rPr>
            <w:rFonts w:hint="eastAsia"/>
            <w:color w:val="FF0000"/>
            <w:sz w:val="28"/>
            <w:szCs w:val="28"/>
            <w:rPrChange w:id="64" w:author="周鹏 zhoupeng" w:date="2017-09-15T22:11:00Z">
              <w:rPr>
                <w:rFonts w:hint="eastAsia"/>
                <w:sz w:val="28"/>
                <w:szCs w:val="28"/>
              </w:rPr>
            </w:rPrChange>
          </w:rPr>
          <w:t xml:space="preserve"> </w:t>
        </w:r>
        <w:r w:rsidRPr="00E603CE">
          <w:rPr>
            <w:rFonts w:hint="eastAsia"/>
            <w:color w:val="FF0000"/>
            <w:sz w:val="28"/>
            <w:szCs w:val="28"/>
            <w:rPrChange w:id="65" w:author="周鹏 zhoupeng" w:date="2017-09-15T22:11:00Z">
              <w:rPr>
                <w:rFonts w:hint="eastAsia"/>
                <w:sz w:val="28"/>
                <w:szCs w:val="28"/>
              </w:rPr>
            </w:rPrChange>
          </w:rPr>
          <w:t>渠道平台</w:t>
        </w:r>
      </w:ins>
    </w:p>
    <w:p w:rsidR="00E603CE" w:rsidRPr="00E603CE" w:rsidRDefault="00E603CE" w:rsidP="00E603CE">
      <w:pPr>
        <w:spacing w:line="360" w:lineRule="auto"/>
        <w:ind w:firstLineChars="200" w:firstLine="560"/>
        <w:rPr>
          <w:color w:val="FF0000"/>
          <w:sz w:val="28"/>
          <w:szCs w:val="28"/>
          <w:rPrChange w:id="66" w:author="周鹏 zhoupeng" w:date="2017-09-15T22:11:00Z">
            <w:rPr>
              <w:sz w:val="28"/>
              <w:szCs w:val="28"/>
            </w:rPr>
          </w:rPrChange>
        </w:rPr>
      </w:pPr>
      <w:ins w:id="67" w:author="周鹏 zhoupeng" w:date="2017-09-15T22:09:00Z">
        <w:r w:rsidRPr="00E603CE">
          <w:rPr>
            <w:rFonts w:hint="eastAsia"/>
            <w:color w:val="FF0000"/>
            <w:sz w:val="28"/>
            <w:szCs w:val="28"/>
            <w:rPrChange w:id="68" w:author="周鹏 zhoupeng" w:date="2017-09-15T22:11:00Z">
              <w:rPr>
                <w:rFonts w:hint="eastAsia"/>
                <w:sz w:val="28"/>
                <w:szCs w:val="28"/>
              </w:rPr>
            </w:rPrChange>
          </w:rPr>
          <w:t>第十章</w:t>
        </w:r>
        <w:r w:rsidRPr="00E603CE">
          <w:rPr>
            <w:rFonts w:hint="eastAsia"/>
            <w:color w:val="FF0000"/>
            <w:sz w:val="28"/>
            <w:szCs w:val="28"/>
            <w:rPrChange w:id="69" w:author="周鹏 zhoupeng" w:date="2017-09-15T22:11:00Z">
              <w:rPr>
                <w:rFonts w:hint="eastAsia"/>
                <w:sz w:val="28"/>
                <w:szCs w:val="28"/>
              </w:rPr>
            </w:rPrChange>
          </w:rPr>
          <w:t xml:space="preserve"> </w:t>
        </w:r>
        <w:r w:rsidRPr="00E603CE">
          <w:rPr>
            <w:rFonts w:hint="eastAsia"/>
            <w:color w:val="FF0000"/>
            <w:sz w:val="28"/>
            <w:szCs w:val="28"/>
            <w:rPrChange w:id="70" w:author="周鹏 zhoupeng" w:date="2017-09-15T22:11:00Z">
              <w:rPr>
                <w:rFonts w:hint="eastAsia"/>
                <w:sz w:val="28"/>
                <w:szCs w:val="28"/>
              </w:rPr>
            </w:rPrChange>
          </w:rPr>
          <w:t>树立</w:t>
        </w:r>
        <w:r w:rsidRPr="00E603CE">
          <w:rPr>
            <w:rFonts w:hint="eastAsia"/>
            <w:color w:val="FF0000"/>
            <w:sz w:val="28"/>
            <w:szCs w:val="28"/>
            <w:rPrChange w:id="71" w:author="周鹏 zhoupeng" w:date="2017-09-15T22:11:00Z">
              <w:rPr>
                <w:rFonts w:hint="eastAsia"/>
                <w:sz w:val="28"/>
                <w:szCs w:val="28"/>
              </w:rPr>
            </w:rPrChange>
          </w:rPr>
          <w:t>MEM</w:t>
        </w:r>
        <w:r w:rsidRPr="00E603CE">
          <w:rPr>
            <w:rFonts w:hint="eastAsia"/>
            <w:color w:val="FF0000"/>
            <w:sz w:val="28"/>
            <w:szCs w:val="28"/>
            <w:rPrChange w:id="72" w:author="周鹏 zhoupeng" w:date="2017-09-15T22:11:00Z">
              <w:rPr>
                <w:rFonts w:hint="eastAsia"/>
                <w:sz w:val="28"/>
                <w:szCs w:val="28"/>
              </w:rPr>
            </w:rPrChange>
          </w:rPr>
          <w:t>品牌</w:t>
        </w:r>
      </w:ins>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73" w:name="_Toc492180901"/>
      <w:r w:rsidRPr="000820A8">
        <w:rPr>
          <w:rFonts w:hint="eastAsia"/>
        </w:rPr>
        <w:t>附录</w:t>
      </w:r>
      <w:bookmarkEnd w:id="73"/>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74" w:name="2_5"/>
      <w:bookmarkStart w:id="75" w:name="sub51056_2_5"/>
      <w:bookmarkStart w:id="76" w:name="第5章"/>
      <w:bookmarkEnd w:id="74"/>
      <w:bookmarkEnd w:id="75"/>
      <w:bookmarkEnd w:id="76"/>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proofErr w:type="gramStart"/>
      <w:r>
        <w:rPr>
          <w:b/>
          <w:sz w:val="32"/>
        </w:rPr>
        <w:t>一</w:t>
      </w:r>
      <w:proofErr w:type="gramEnd"/>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bookmarkStart w:id="77" w:name="_GoBack"/>
            <w:bookmarkEnd w:id="77"/>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w:t>
            </w:r>
            <w:proofErr w:type="gramStart"/>
            <w:r w:rsidRPr="009A1371">
              <w:rPr>
                <w:rFonts w:hint="eastAsia"/>
              </w:rPr>
              <w:t>合弄制</w:t>
            </w:r>
            <w:proofErr w:type="gramEnd"/>
            <w:r w:rsidRPr="009A1371">
              <w:rPr>
                <w:rFonts w:hint="eastAsia"/>
              </w:rPr>
              <w:t>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tbl>
      <w:tblPr>
        <w:tblStyle w:val="a4"/>
        <w:tblW w:w="9747" w:type="dxa"/>
        <w:tblInd w:w="-552" w:type="dxa"/>
        <w:tblLook w:val="04A0" w:firstRow="1" w:lastRow="0" w:firstColumn="1" w:lastColumn="0" w:noHBand="0" w:noVBand="1"/>
      </w:tblPr>
      <w:tblGrid>
        <w:gridCol w:w="959"/>
        <w:gridCol w:w="1686"/>
        <w:gridCol w:w="2268"/>
        <w:gridCol w:w="2268"/>
        <w:gridCol w:w="2566"/>
      </w:tblGrid>
      <w:tr w:rsidR="00E603CE" w:rsidTr="00E603CE">
        <w:trPr>
          <w:ins w:id="78"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79" w:author="周鹏 zhoupeng" w:date="2017-09-15T22:07:00Z"/>
                <w:b/>
                <w:kern w:val="0"/>
                <w:sz w:val="20"/>
                <w:szCs w:val="20"/>
              </w:rPr>
            </w:pPr>
            <w:ins w:id="80" w:author="周鹏 zhoupeng" w:date="2017-09-15T22:07:00Z">
              <w:r>
                <w:rPr>
                  <w:rFonts w:hint="eastAsia"/>
                  <w:b/>
                  <w:kern w:val="0"/>
                  <w:sz w:val="20"/>
                  <w:szCs w:val="20"/>
                </w:rPr>
                <w:t>背景</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rsidR="00E603CE" w:rsidRDefault="00E603CE">
            <w:pPr>
              <w:rPr>
                <w:ins w:id="81" w:author="周鹏 zhoupeng" w:date="2017-09-15T22:07:00Z"/>
                <w:kern w:val="0"/>
                <w:sz w:val="20"/>
                <w:szCs w:val="20"/>
              </w:rPr>
            </w:pPr>
            <w:ins w:id="82" w:author="周鹏 zhoupeng" w:date="2017-09-15T22:07:00Z">
              <w:r>
                <w:rPr>
                  <w:kern w:val="0"/>
                  <w:sz w:val="20"/>
                  <w:szCs w:val="20"/>
                </w:rPr>
                <w:t>*</w:t>
              </w:r>
              <w:r>
                <w:rPr>
                  <w:rFonts w:hint="eastAsia"/>
                  <w:kern w:val="0"/>
                  <w:sz w:val="20"/>
                  <w:szCs w:val="20"/>
                </w:rPr>
                <w:t>清华大学工程管理硕士入学新生对清华大学的学习环境、学习方法、同学资源、平台网络资源尚未了解。</w:t>
              </w:r>
            </w:ins>
          </w:p>
          <w:p w:rsidR="00E603CE" w:rsidRDefault="00E603CE">
            <w:pPr>
              <w:rPr>
                <w:ins w:id="83" w:author="周鹏 zhoupeng" w:date="2017-09-15T22:07:00Z"/>
                <w:kern w:val="0"/>
                <w:sz w:val="20"/>
                <w:szCs w:val="20"/>
              </w:rPr>
            </w:pPr>
            <w:ins w:id="84" w:author="周鹏 zhoupeng" w:date="2017-09-15T22:07:00Z">
              <w:r>
                <w:rPr>
                  <w:rFonts w:hint="eastAsia"/>
                  <w:kern w:val="0"/>
                  <w:sz w:val="20"/>
                  <w:szCs w:val="20"/>
                </w:rPr>
                <w:t>清华大学工程管理硕士</w:t>
              </w:r>
              <w:r>
                <w:rPr>
                  <w:rFonts w:hint="eastAsia"/>
                  <w:color w:val="FF0000"/>
                  <w:kern w:val="0"/>
                  <w:sz w:val="20"/>
                  <w:szCs w:val="20"/>
                </w:rPr>
                <w:t>的学习需要对相关</w:t>
              </w:r>
              <w:r>
                <w:rPr>
                  <w:rFonts w:hint="eastAsia"/>
                  <w:kern w:val="0"/>
                  <w:sz w:val="20"/>
                  <w:szCs w:val="20"/>
                </w:rPr>
                <w:t>的资源进行有效的利用和整合，</w:t>
              </w:r>
              <w:r>
                <w:rPr>
                  <w:rFonts w:hint="eastAsia"/>
                  <w:color w:val="FF0000"/>
                  <w:kern w:val="0"/>
                  <w:sz w:val="20"/>
                  <w:szCs w:val="20"/>
                </w:rPr>
                <w:t>并建立一套完整的流程和规范</w:t>
              </w:r>
              <w:r>
                <w:rPr>
                  <w:rFonts w:hint="eastAsia"/>
                  <w:kern w:val="0"/>
                  <w:sz w:val="20"/>
                  <w:szCs w:val="20"/>
                </w:rPr>
                <w:t>。</w:t>
              </w:r>
            </w:ins>
          </w:p>
        </w:tc>
      </w:tr>
      <w:tr w:rsidR="00E603CE" w:rsidTr="00E603CE">
        <w:trPr>
          <w:ins w:id="85" w:author="周鹏 zhoupeng" w:date="2017-09-15T22:07:00Z"/>
        </w:trPr>
        <w:tc>
          <w:tcPr>
            <w:tcW w:w="959" w:type="dxa"/>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86" w:author="周鹏 zhoupeng" w:date="2017-09-15T22:07:00Z"/>
                <w:b/>
                <w:kern w:val="0"/>
                <w:sz w:val="20"/>
                <w:szCs w:val="20"/>
              </w:rPr>
            </w:pPr>
            <w:ins w:id="87" w:author="周鹏 zhoupeng" w:date="2017-09-15T22:07:00Z">
              <w:r>
                <w:rPr>
                  <w:rFonts w:hint="eastAsia"/>
                  <w:b/>
                  <w:kern w:val="0"/>
                  <w:sz w:val="20"/>
                  <w:szCs w:val="20"/>
                </w:rPr>
                <w:t>目标</w:t>
              </w:r>
            </w:ins>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rsidR="00E603CE" w:rsidRDefault="00E603CE">
            <w:pPr>
              <w:rPr>
                <w:ins w:id="88" w:author="周鹏 zhoupeng" w:date="2017-09-15T22:07:00Z"/>
                <w:kern w:val="0"/>
                <w:sz w:val="20"/>
                <w:szCs w:val="20"/>
              </w:rPr>
            </w:pPr>
            <w:ins w:id="89" w:author="周鹏 zhoupeng" w:date="2017-09-15T22:07:00Z">
              <w:r>
                <w:rPr>
                  <w:kern w:val="0"/>
                  <w:sz w:val="20"/>
                  <w:szCs w:val="20"/>
                </w:rPr>
                <w:t>*</w:t>
              </w:r>
              <w:r>
                <w:rPr>
                  <w:rFonts w:hint="eastAsia"/>
                  <w:color w:val="FF0000"/>
                  <w:kern w:val="0"/>
                  <w:sz w:val="20"/>
                  <w:szCs w:val="20"/>
                </w:rPr>
                <w:t>短期：</w:t>
              </w:r>
              <w:r>
                <w:rPr>
                  <w:rFonts w:hint="eastAsia"/>
                  <w:kern w:val="0"/>
                  <w:sz w:val="20"/>
                  <w:szCs w:val="20"/>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ins>
          </w:p>
          <w:p w:rsidR="00E603CE" w:rsidRDefault="00E603CE">
            <w:pPr>
              <w:rPr>
                <w:ins w:id="90" w:author="周鹏 zhoupeng" w:date="2017-09-15T22:07:00Z"/>
                <w:color w:val="FF0000"/>
                <w:kern w:val="0"/>
                <w:sz w:val="20"/>
                <w:szCs w:val="20"/>
              </w:rPr>
            </w:pPr>
            <w:ins w:id="91" w:author="周鹏 zhoupeng" w:date="2017-09-15T22:07:00Z">
              <w:r>
                <w:rPr>
                  <w:color w:val="FF0000"/>
                  <w:kern w:val="0"/>
                  <w:sz w:val="20"/>
                  <w:szCs w:val="20"/>
                </w:rPr>
                <w:t>*</w:t>
              </w:r>
              <w:r>
                <w:rPr>
                  <w:rFonts w:hint="eastAsia"/>
                  <w:color w:val="FF0000"/>
                  <w:kern w:val="0"/>
                  <w:sz w:val="20"/>
                  <w:szCs w:val="20"/>
                </w:rPr>
                <w:t>中期：通过宪章，指导清华</w:t>
              </w:r>
              <w:r>
                <w:rPr>
                  <w:color w:val="FF0000"/>
                  <w:kern w:val="0"/>
                  <w:sz w:val="20"/>
                  <w:szCs w:val="20"/>
                </w:rPr>
                <w:t>MEM</w:t>
              </w:r>
              <w:r>
                <w:rPr>
                  <w:rFonts w:hint="eastAsia"/>
                  <w:color w:val="FF0000"/>
                  <w:kern w:val="0"/>
                  <w:sz w:val="20"/>
                  <w:szCs w:val="20"/>
                </w:rPr>
                <w:t>两年的学习生活。</w:t>
              </w:r>
            </w:ins>
          </w:p>
          <w:p w:rsidR="00E603CE" w:rsidRDefault="00E603CE" w:rsidP="00E603CE">
            <w:pPr>
              <w:rPr>
                <w:ins w:id="92" w:author="周鹏 zhoupeng" w:date="2017-09-15T22:07:00Z"/>
                <w:kern w:val="0"/>
                <w:sz w:val="20"/>
                <w:szCs w:val="20"/>
              </w:rPr>
            </w:pPr>
            <w:ins w:id="93" w:author="周鹏 zhoupeng" w:date="2017-09-15T22:07:00Z">
              <w:r>
                <w:rPr>
                  <w:kern w:val="0"/>
                  <w:sz w:val="20"/>
                  <w:szCs w:val="20"/>
                </w:rPr>
                <w:t>*</w:t>
              </w:r>
              <w:r>
                <w:rPr>
                  <w:rFonts w:hint="eastAsia"/>
                  <w:color w:val="FF0000"/>
                  <w:kern w:val="0"/>
                  <w:sz w:val="20"/>
                  <w:szCs w:val="20"/>
                </w:rPr>
                <w:t>长期：</w:t>
              </w:r>
              <w:r>
                <w:rPr>
                  <w:rFonts w:hint="eastAsia"/>
                  <w:kern w:val="0"/>
                  <w:sz w:val="20"/>
                  <w:szCs w:val="20"/>
                </w:rPr>
                <w:t>也为将来形成清华大学</w:t>
              </w:r>
              <w:r>
                <w:rPr>
                  <w:kern w:val="0"/>
                  <w:sz w:val="20"/>
                  <w:szCs w:val="20"/>
                </w:rPr>
                <w:t>MEM</w:t>
              </w:r>
              <w:r>
                <w:rPr>
                  <w:rFonts w:hint="eastAsia"/>
                  <w:kern w:val="0"/>
                  <w:sz w:val="20"/>
                  <w:szCs w:val="20"/>
                </w:rPr>
                <w:t>宪章，优化</w:t>
              </w:r>
              <w:r>
                <w:rPr>
                  <w:kern w:val="0"/>
                  <w:sz w:val="20"/>
                  <w:szCs w:val="20"/>
                </w:rPr>
                <w:t>MEM</w:t>
              </w:r>
              <w:r>
                <w:rPr>
                  <w:rFonts w:hint="eastAsia"/>
                  <w:kern w:val="0"/>
                  <w:sz w:val="20"/>
                  <w:szCs w:val="20"/>
                </w:rPr>
                <w:t>资源利用和整合</w:t>
              </w:r>
              <w:r>
                <w:rPr>
                  <w:rFonts w:hint="eastAsia"/>
                  <w:color w:val="FF0000"/>
                  <w:kern w:val="0"/>
                  <w:sz w:val="20"/>
                  <w:szCs w:val="20"/>
                </w:rPr>
                <w:t>加强学生、老师与学校之间的沟通互动，为学生提供更好的学习体验和收获，树立和发展</w:t>
              </w:r>
              <w:r>
                <w:rPr>
                  <w:color w:val="FF0000"/>
                  <w:kern w:val="0"/>
                  <w:sz w:val="20"/>
                  <w:szCs w:val="20"/>
                </w:rPr>
                <w:t>MEM</w:t>
              </w:r>
              <w:r>
                <w:rPr>
                  <w:rFonts w:hint="eastAsia"/>
                  <w:color w:val="FF0000"/>
                  <w:kern w:val="0"/>
                  <w:sz w:val="20"/>
                  <w:szCs w:val="20"/>
                </w:rPr>
                <w:t>平台</w:t>
              </w:r>
              <w:r>
                <w:rPr>
                  <w:rFonts w:hint="eastAsia"/>
                  <w:kern w:val="0"/>
                  <w:sz w:val="20"/>
                  <w:szCs w:val="20"/>
                </w:rPr>
                <w:t>。</w:t>
              </w:r>
            </w:ins>
          </w:p>
        </w:tc>
      </w:tr>
      <w:tr w:rsidR="00E603CE" w:rsidTr="00E603CE">
        <w:trPr>
          <w:ins w:id="94"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95" w:author="周鹏 zhoupeng" w:date="2017-09-15T22:07:00Z"/>
                <w:b/>
                <w:kern w:val="0"/>
                <w:sz w:val="20"/>
                <w:szCs w:val="20"/>
              </w:rPr>
            </w:pPr>
            <w:ins w:id="96" w:author="周鹏 zhoupeng" w:date="2017-09-15T22:07:00Z">
              <w:r>
                <w:rPr>
                  <w:rFonts w:hint="eastAsia"/>
                  <w:b/>
                  <w:kern w:val="0"/>
                  <w:sz w:val="20"/>
                  <w:szCs w:val="20"/>
                </w:rPr>
                <w:t>效果</w:t>
              </w:r>
            </w:ins>
          </w:p>
        </w:tc>
        <w:tc>
          <w:tcPr>
            <w:tcW w:w="2268" w:type="dxa"/>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97" w:author="周鹏 zhoupeng" w:date="2017-09-15T22:07:00Z"/>
                <w:b/>
                <w:kern w:val="0"/>
                <w:sz w:val="20"/>
                <w:szCs w:val="20"/>
              </w:rPr>
            </w:pPr>
            <w:ins w:id="98" w:author="周鹏 zhoupeng" w:date="2017-09-15T22:07:00Z">
              <w:r>
                <w:rPr>
                  <w:rFonts w:hint="eastAsia"/>
                  <w:b/>
                  <w:kern w:val="0"/>
                  <w:sz w:val="20"/>
                  <w:szCs w:val="20"/>
                </w:rPr>
                <w:t>输出</w:t>
              </w:r>
            </w:ins>
          </w:p>
        </w:tc>
        <w:tc>
          <w:tcPr>
            <w:tcW w:w="2268" w:type="dxa"/>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99" w:author="周鹏 zhoupeng" w:date="2017-09-15T22:07:00Z"/>
                <w:b/>
                <w:kern w:val="0"/>
                <w:sz w:val="20"/>
                <w:szCs w:val="20"/>
              </w:rPr>
            </w:pPr>
            <w:ins w:id="100" w:author="周鹏 zhoupeng" w:date="2017-09-15T22:07:00Z">
              <w:r>
                <w:rPr>
                  <w:rFonts w:hint="eastAsia"/>
                  <w:b/>
                  <w:kern w:val="0"/>
                  <w:sz w:val="20"/>
                  <w:szCs w:val="20"/>
                </w:rPr>
                <w:t>过程</w:t>
              </w:r>
            </w:ins>
          </w:p>
        </w:tc>
        <w:tc>
          <w:tcPr>
            <w:tcW w:w="2566" w:type="dxa"/>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101" w:author="周鹏 zhoupeng" w:date="2017-09-15T22:07:00Z"/>
                <w:b/>
                <w:kern w:val="0"/>
                <w:sz w:val="20"/>
                <w:szCs w:val="20"/>
              </w:rPr>
            </w:pPr>
            <w:ins w:id="102" w:author="周鹏 zhoupeng" w:date="2017-09-15T22:07:00Z">
              <w:r>
                <w:rPr>
                  <w:rFonts w:hint="eastAsia"/>
                  <w:b/>
                  <w:kern w:val="0"/>
                  <w:sz w:val="20"/>
                  <w:szCs w:val="20"/>
                </w:rPr>
                <w:t>输入</w:t>
              </w:r>
            </w:ins>
          </w:p>
        </w:tc>
      </w:tr>
      <w:tr w:rsidR="00E603CE" w:rsidTr="00E603CE">
        <w:trPr>
          <w:ins w:id="103"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rsidR="00E603CE" w:rsidRDefault="00E603CE">
            <w:pPr>
              <w:rPr>
                <w:ins w:id="104" w:author="周鹏 zhoupeng" w:date="2017-09-15T22:07:00Z"/>
                <w:color w:val="FF0000"/>
                <w:kern w:val="0"/>
                <w:sz w:val="20"/>
                <w:szCs w:val="20"/>
              </w:rPr>
            </w:pPr>
            <w:ins w:id="105" w:author="周鹏 zhoupeng" w:date="2017-09-15T22:07:00Z">
              <w:r>
                <w:rPr>
                  <w:kern w:val="0"/>
                  <w:sz w:val="20"/>
                  <w:szCs w:val="20"/>
                </w:rPr>
                <w:t>*</w:t>
              </w:r>
              <w:r>
                <w:rPr>
                  <w:rFonts w:hint="eastAsia"/>
                  <w:color w:val="FF0000"/>
                  <w:kern w:val="0"/>
                  <w:sz w:val="20"/>
                  <w:szCs w:val="20"/>
                </w:rPr>
                <w:t>树立</w:t>
              </w:r>
              <w:r>
                <w:rPr>
                  <w:color w:val="FF0000"/>
                  <w:kern w:val="0"/>
                  <w:sz w:val="20"/>
                  <w:szCs w:val="20"/>
                </w:rPr>
                <w:t>MEM</w:t>
              </w:r>
              <w:r>
                <w:rPr>
                  <w:rFonts w:hint="eastAsia"/>
                  <w:color w:val="FF0000"/>
                  <w:kern w:val="0"/>
                  <w:sz w:val="20"/>
                  <w:szCs w:val="20"/>
                </w:rPr>
                <w:t>的品牌</w:t>
              </w:r>
            </w:ins>
          </w:p>
          <w:p w:rsidR="00E603CE" w:rsidRDefault="00E603CE">
            <w:pPr>
              <w:rPr>
                <w:ins w:id="106" w:author="周鹏 zhoupeng" w:date="2017-09-15T22:07:00Z"/>
                <w:kern w:val="0"/>
                <w:sz w:val="20"/>
                <w:szCs w:val="20"/>
              </w:rPr>
            </w:pPr>
            <w:ins w:id="107" w:author="周鹏 zhoupeng" w:date="2017-09-15T22:07:00Z">
              <w:r>
                <w:rPr>
                  <w:kern w:val="0"/>
                  <w:sz w:val="20"/>
                  <w:szCs w:val="20"/>
                </w:rPr>
                <w:t>*</w:t>
              </w:r>
              <w:r>
                <w:rPr>
                  <w:rFonts w:hint="eastAsia"/>
                  <w:kern w:val="0"/>
                  <w:sz w:val="20"/>
                  <w:szCs w:val="20"/>
                </w:rPr>
                <w:t>建立</w:t>
              </w:r>
              <w:r>
                <w:rPr>
                  <w:kern w:val="0"/>
                  <w:sz w:val="20"/>
                  <w:szCs w:val="20"/>
                </w:rPr>
                <w:t>MEM</w:t>
              </w:r>
              <w:r>
                <w:rPr>
                  <w:rFonts w:hint="eastAsia"/>
                  <w:kern w:val="0"/>
                  <w:sz w:val="20"/>
                  <w:szCs w:val="20"/>
                </w:rPr>
                <w:t>班级资源平台</w:t>
              </w:r>
            </w:ins>
            <w:ins w:id="108" w:author="周鹏 zhoupeng" w:date="2017-09-15T22:12:00Z">
              <w:r>
                <w:rPr>
                  <w:rFonts w:hint="eastAsia"/>
                  <w:kern w:val="0"/>
                  <w:sz w:val="20"/>
                  <w:szCs w:val="20"/>
                </w:rPr>
                <w:t>。</w:t>
              </w:r>
            </w:ins>
            <w:ins w:id="109" w:author="周鹏 zhoupeng" w:date="2017-09-15T22:07:00Z">
              <w:r>
                <w:rPr>
                  <w:rFonts w:hint="eastAsia"/>
                  <w:kern w:val="0"/>
                  <w:sz w:val="20"/>
                  <w:szCs w:val="20"/>
                </w:rPr>
                <w:t>为</w:t>
              </w:r>
              <w:r>
                <w:rPr>
                  <w:kern w:val="0"/>
                  <w:sz w:val="20"/>
                  <w:szCs w:val="20"/>
                </w:rPr>
                <w:t>2017</w:t>
              </w:r>
              <w:r>
                <w:rPr>
                  <w:rFonts w:hint="eastAsia"/>
                  <w:kern w:val="0"/>
                  <w:sz w:val="20"/>
                  <w:szCs w:val="20"/>
                </w:rPr>
                <w:t>级</w:t>
              </w:r>
              <w:r>
                <w:rPr>
                  <w:kern w:val="0"/>
                  <w:sz w:val="20"/>
                  <w:szCs w:val="20"/>
                </w:rPr>
                <w:t>MEM</w:t>
              </w:r>
              <w:r>
                <w:rPr>
                  <w:rFonts w:hint="eastAsia"/>
                  <w:kern w:val="0"/>
                  <w:sz w:val="20"/>
                  <w:szCs w:val="20"/>
                </w:rPr>
                <w:t>新生形成可自我更新优化的社群网络提</w:t>
              </w:r>
              <w:r>
                <w:rPr>
                  <w:rFonts w:hint="eastAsia"/>
                  <w:kern w:val="0"/>
                  <w:sz w:val="20"/>
                  <w:szCs w:val="20"/>
                </w:rPr>
                <w:lastRenderedPageBreak/>
                <w:t>供规范。</w:t>
              </w:r>
            </w:ins>
          </w:p>
          <w:p w:rsidR="00E603CE" w:rsidRPr="00E603CE" w:rsidRDefault="00E603CE">
            <w:pPr>
              <w:rPr>
                <w:ins w:id="110" w:author="周鹏 zhoupeng" w:date="2017-09-15T22:07:00Z"/>
                <w:kern w:val="0"/>
                <w:sz w:val="20"/>
                <w:szCs w:val="20"/>
                <w:rPrChange w:id="111" w:author="周鹏 zhoupeng" w:date="2017-09-15T22:12:00Z">
                  <w:rPr>
                    <w:ins w:id="112" w:author="周鹏 zhoupeng" w:date="2017-09-15T22:07:00Z"/>
                    <w:strike/>
                    <w:kern w:val="0"/>
                    <w:sz w:val="20"/>
                    <w:szCs w:val="20"/>
                  </w:rPr>
                </w:rPrChange>
              </w:rPr>
            </w:pPr>
            <w:ins w:id="113" w:author="周鹏 zhoupeng" w:date="2017-09-15T22:07:00Z">
              <w:r>
                <w:rPr>
                  <w:kern w:val="0"/>
                  <w:sz w:val="20"/>
                  <w:szCs w:val="20"/>
                </w:rPr>
                <w:t>*</w:t>
              </w:r>
              <w:r>
                <w:rPr>
                  <w:rFonts w:hint="eastAsia"/>
                  <w:kern w:val="0"/>
                  <w:sz w:val="20"/>
                  <w:szCs w:val="20"/>
                </w:rPr>
                <w:t>建立传承标准的学习工作流，并按照流程在规定时间内按质按量完成</w:t>
              </w:r>
              <w:r>
                <w:rPr>
                  <w:rFonts w:hint="eastAsia"/>
                  <w:color w:val="FF0000"/>
                  <w:kern w:val="0"/>
                  <w:sz w:val="20"/>
                  <w:szCs w:val="20"/>
                </w:rPr>
                <w:t>班级</w:t>
              </w:r>
              <w:r>
                <w:rPr>
                  <w:rFonts w:hint="eastAsia"/>
                  <w:kern w:val="0"/>
                  <w:sz w:val="20"/>
                  <w:szCs w:val="20"/>
                </w:rPr>
                <w:t>任务或活动。</w:t>
              </w:r>
            </w:ins>
          </w:p>
        </w:tc>
        <w:tc>
          <w:tcPr>
            <w:tcW w:w="2268" w:type="dxa"/>
            <w:tcBorders>
              <w:top w:val="single" w:sz="4" w:space="0" w:color="auto"/>
              <w:left w:val="single" w:sz="4" w:space="0" w:color="auto"/>
              <w:bottom w:val="single" w:sz="4" w:space="0" w:color="auto"/>
              <w:right w:val="single" w:sz="4" w:space="0" w:color="auto"/>
            </w:tcBorders>
            <w:vAlign w:val="center"/>
          </w:tcPr>
          <w:p w:rsidR="00E603CE" w:rsidRDefault="00E603CE">
            <w:pPr>
              <w:rPr>
                <w:ins w:id="114" w:author="周鹏 zhoupeng" w:date="2017-09-15T22:07:00Z"/>
                <w:kern w:val="0"/>
                <w:sz w:val="20"/>
                <w:szCs w:val="20"/>
              </w:rPr>
            </w:pPr>
            <w:ins w:id="115" w:author="周鹏 zhoupeng" w:date="2017-09-15T22:07:00Z">
              <w:r>
                <w:rPr>
                  <w:kern w:val="0"/>
                  <w:sz w:val="20"/>
                  <w:szCs w:val="20"/>
                </w:rPr>
                <w:lastRenderedPageBreak/>
                <w:t>*2017</w:t>
              </w:r>
              <w:r>
                <w:rPr>
                  <w:rFonts w:hint="eastAsia"/>
                  <w:kern w:val="0"/>
                  <w:sz w:val="20"/>
                  <w:szCs w:val="20"/>
                </w:rPr>
                <w:t>级清华</w:t>
              </w:r>
              <w:r>
                <w:rPr>
                  <w:kern w:val="0"/>
                  <w:sz w:val="20"/>
                  <w:szCs w:val="20"/>
                </w:rPr>
                <w:t>MEM</w:t>
              </w:r>
              <w:r>
                <w:rPr>
                  <w:rFonts w:hint="eastAsia"/>
                  <w:kern w:val="0"/>
                  <w:sz w:val="20"/>
                  <w:szCs w:val="20"/>
                </w:rPr>
                <w:t>班级宪章，并且积累过程迭代版本。</w:t>
              </w:r>
            </w:ins>
          </w:p>
          <w:p w:rsidR="00E603CE" w:rsidRDefault="00E603CE">
            <w:pPr>
              <w:rPr>
                <w:ins w:id="116" w:author="周鹏 zhoupeng" w:date="2017-09-15T22:07:00Z"/>
                <w:kern w:val="0"/>
                <w:sz w:val="20"/>
                <w:szCs w:val="20"/>
              </w:rPr>
            </w:pPr>
          </w:p>
          <w:p w:rsidR="00E603CE" w:rsidRDefault="00E603CE">
            <w:pPr>
              <w:rPr>
                <w:ins w:id="117" w:author="周鹏 zhoupeng" w:date="2017-09-15T22:07:00Z"/>
                <w:color w:val="FF0000"/>
                <w:kern w:val="0"/>
                <w:sz w:val="20"/>
                <w:szCs w:val="20"/>
              </w:rPr>
            </w:pPr>
            <w:ins w:id="118" w:author="周鹏 zhoupeng" w:date="2017-09-15T22:07:00Z">
              <w:r>
                <w:rPr>
                  <w:color w:val="FF0000"/>
                  <w:kern w:val="0"/>
                  <w:sz w:val="20"/>
                  <w:szCs w:val="20"/>
                </w:rPr>
                <w:lastRenderedPageBreak/>
                <w:t>*</w:t>
              </w:r>
              <w:r>
                <w:rPr>
                  <w:rFonts w:hint="eastAsia"/>
                  <w:color w:val="FF0000"/>
                  <w:kern w:val="0"/>
                  <w:sz w:val="20"/>
                  <w:szCs w:val="20"/>
                </w:rPr>
                <w:t>组织架构、开会、决议</w:t>
              </w:r>
              <w:r>
                <w:rPr>
                  <w:color w:val="FF0000"/>
                  <w:kern w:val="0"/>
                  <w:sz w:val="20"/>
                  <w:szCs w:val="20"/>
                </w:rPr>
                <w:t>/</w:t>
              </w:r>
              <w:r>
                <w:rPr>
                  <w:rFonts w:hint="eastAsia"/>
                  <w:color w:val="FF0000"/>
                  <w:kern w:val="0"/>
                  <w:sz w:val="20"/>
                  <w:szCs w:val="20"/>
                </w:rPr>
                <w:t>决策的工作流程，奖惩机制、资金管理、数据流形成、经验分享机制、渠道平台。</w:t>
              </w:r>
            </w:ins>
          </w:p>
          <w:p w:rsidR="00E603CE" w:rsidRDefault="00E603CE" w:rsidP="00E603CE">
            <w:pPr>
              <w:rPr>
                <w:ins w:id="119" w:author="周鹏 zhoupeng" w:date="2017-09-15T22:07:00Z"/>
                <w:kern w:val="0"/>
                <w:sz w:val="20"/>
                <w:szCs w:val="20"/>
              </w:rPr>
            </w:pPr>
            <w:ins w:id="120" w:author="周鹏 zhoupeng" w:date="2017-09-15T22:07:00Z">
              <w:r>
                <w:rPr>
                  <w:color w:val="FF0000"/>
                  <w:kern w:val="0"/>
                  <w:sz w:val="20"/>
                  <w:szCs w:val="20"/>
                </w:rPr>
                <w:t>*2017</w:t>
              </w:r>
              <w:r>
                <w:rPr>
                  <w:rFonts w:hint="eastAsia"/>
                  <w:color w:val="FF0000"/>
                  <w:kern w:val="0"/>
                  <w:sz w:val="20"/>
                  <w:szCs w:val="20"/>
                </w:rPr>
                <w:t>级</w:t>
              </w:r>
              <w:r>
                <w:rPr>
                  <w:color w:val="FF0000"/>
                  <w:kern w:val="0"/>
                  <w:sz w:val="20"/>
                  <w:szCs w:val="20"/>
                </w:rPr>
                <w:t>MEM</w:t>
              </w:r>
              <w:r>
                <w:rPr>
                  <w:rFonts w:hint="eastAsia"/>
                  <w:color w:val="FF0000"/>
                  <w:kern w:val="0"/>
                  <w:sz w:val="20"/>
                  <w:szCs w:val="20"/>
                </w:rPr>
                <w:t>社群网络。</w:t>
              </w:r>
            </w:ins>
          </w:p>
        </w:tc>
        <w:tc>
          <w:tcPr>
            <w:tcW w:w="2268" w:type="dxa"/>
            <w:tcBorders>
              <w:top w:val="single" w:sz="4" w:space="0" w:color="auto"/>
              <w:left w:val="single" w:sz="4" w:space="0" w:color="auto"/>
              <w:bottom w:val="single" w:sz="4" w:space="0" w:color="auto"/>
              <w:right w:val="single" w:sz="4" w:space="0" w:color="auto"/>
            </w:tcBorders>
            <w:vAlign w:val="center"/>
            <w:hideMark/>
          </w:tcPr>
          <w:p w:rsidR="00E603CE" w:rsidRDefault="00E603CE">
            <w:pPr>
              <w:rPr>
                <w:ins w:id="121" w:author="周鹏 zhoupeng" w:date="2017-09-15T22:07:00Z"/>
                <w:kern w:val="0"/>
                <w:sz w:val="20"/>
                <w:szCs w:val="20"/>
              </w:rPr>
            </w:pPr>
            <w:ins w:id="122" w:author="周鹏 zhoupeng" w:date="2017-09-15T22:07:00Z">
              <w:r>
                <w:rPr>
                  <w:kern w:val="0"/>
                  <w:sz w:val="20"/>
                  <w:szCs w:val="20"/>
                </w:rPr>
                <w:lastRenderedPageBreak/>
                <w:t>*</w:t>
              </w:r>
              <w:r>
                <w:rPr>
                  <w:rFonts w:hint="eastAsia"/>
                  <w:kern w:val="0"/>
                  <w:sz w:val="20"/>
                  <w:szCs w:val="20"/>
                </w:rPr>
                <w:t>宪章架构搭建、内部逻辑关系及其内容概述。</w:t>
              </w:r>
            </w:ins>
          </w:p>
          <w:p w:rsidR="00E603CE" w:rsidRDefault="00E603CE">
            <w:pPr>
              <w:rPr>
                <w:ins w:id="123" w:author="周鹏 zhoupeng" w:date="2017-09-15T22:07:00Z"/>
                <w:kern w:val="0"/>
                <w:sz w:val="20"/>
                <w:szCs w:val="20"/>
              </w:rPr>
            </w:pPr>
            <w:ins w:id="124" w:author="周鹏 zhoupeng" w:date="2017-09-15T22:07:00Z">
              <w:r>
                <w:rPr>
                  <w:kern w:val="0"/>
                  <w:sz w:val="20"/>
                  <w:szCs w:val="20"/>
                </w:rPr>
                <w:t>*</w:t>
              </w:r>
              <w:r>
                <w:rPr>
                  <w:rFonts w:hint="eastAsia"/>
                  <w:kern w:val="0"/>
                  <w:sz w:val="20"/>
                  <w:szCs w:val="20"/>
                </w:rPr>
                <w:t>各模块内容的细则分解。</w:t>
              </w:r>
            </w:ins>
          </w:p>
          <w:p w:rsidR="00E603CE" w:rsidRDefault="00E603CE">
            <w:pPr>
              <w:rPr>
                <w:ins w:id="125" w:author="周鹏 zhoupeng" w:date="2017-09-15T22:07:00Z"/>
                <w:kern w:val="0"/>
                <w:sz w:val="20"/>
                <w:szCs w:val="20"/>
              </w:rPr>
            </w:pPr>
            <w:ins w:id="126" w:author="周鹏 zhoupeng" w:date="2017-09-15T22:07:00Z">
              <w:r>
                <w:rPr>
                  <w:kern w:val="0"/>
                  <w:sz w:val="20"/>
                  <w:szCs w:val="20"/>
                </w:rPr>
                <w:lastRenderedPageBreak/>
                <w:t>*</w:t>
              </w:r>
              <w:r>
                <w:rPr>
                  <w:rFonts w:hint="eastAsia"/>
                  <w:kern w:val="0"/>
                  <w:sz w:val="20"/>
                  <w:szCs w:val="20"/>
                </w:rPr>
                <w:t>各模块内容的整合，完成宪章初版。</w:t>
              </w:r>
            </w:ins>
          </w:p>
          <w:p w:rsidR="00E603CE" w:rsidRDefault="00E603CE">
            <w:pPr>
              <w:rPr>
                <w:ins w:id="127" w:author="周鹏 zhoupeng" w:date="2017-09-15T22:07:00Z"/>
                <w:kern w:val="0"/>
                <w:sz w:val="20"/>
                <w:szCs w:val="20"/>
              </w:rPr>
            </w:pPr>
            <w:ins w:id="128" w:author="周鹏 zhoupeng" w:date="2017-09-15T22:07:00Z">
              <w:r>
                <w:rPr>
                  <w:kern w:val="0"/>
                  <w:sz w:val="20"/>
                  <w:szCs w:val="20"/>
                </w:rPr>
                <w:t>*</w:t>
              </w:r>
              <w:r>
                <w:rPr>
                  <w:rFonts w:hint="eastAsia"/>
                  <w:kern w:val="0"/>
                  <w:sz w:val="20"/>
                  <w:szCs w:val="20"/>
                </w:rPr>
                <w:t>宪章的</w:t>
              </w:r>
              <w:r>
                <w:rPr>
                  <w:rFonts w:hint="eastAsia"/>
                  <w:color w:val="FF0000"/>
                  <w:kern w:val="0"/>
                  <w:sz w:val="20"/>
                  <w:szCs w:val="20"/>
                </w:rPr>
                <w:t>迭代</w:t>
              </w:r>
              <w:r>
                <w:rPr>
                  <w:rFonts w:hint="eastAsia"/>
                  <w:kern w:val="0"/>
                  <w:sz w:val="20"/>
                  <w:szCs w:val="20"/>
                </w:rPr>
                <w:t>修订，小组评审。</w:t>
              </w:r>
            </w:ins>
          </w:p>
          <w:p w:rsidR="00E603CE" w:rsidRDefault="00E603CE">
            <w:pPr>
              <w:rPr>
                <w:ins w:id="129" w:author="周鹏 zhoupeng" w:date="2017-09-15T22:07:00Z"/>
                <w:kern w:val="0"/>
                <w:sz w:val="20"/>
                <w:szCs w:val="20"/>
              </w:rPr>
            </w:pPr>
            <w:ins w:id="130" w:author="周鹏 zhoupeng" w:date="2017-09-15T22:07:00Z">
              <w:r>
                <w:rPr>
                  <w:kern w:val="0"/>
                  <w:sz w:val="20"/>
                  <w:szCs w:val="20"/>
                </w:rPr>
                <w:t>*</w:t>
              </w:r>
              <w:r>
                <w:rPr>
                  <w:rFonts w:hint="eastAsia"/>
                  <w:kern w:val="0"/>
                  <w:sz w:val="20"/>
                  <w:szCs w:val="20"/>
                </w:rPr>
                <w:t>班级评审。</w:t>
              </w:r>
            </w:ins>
          </w:p>
        </w:tc>
        <w:tc>
          <w:tcPr>
            <w:tcW w:w="2566" w:type="dxa"/>
            <w:tcBorders>
              <w:top w:val="single" w:sz="4" w:space="0" w:color="auto"/>
              <w:left w:val="single" w:sz="4" w:space="0" w:color="auto"/>
              <w:bottom w:val="single" w:sz="4" w:space="0" w:color="auto"/>
              <w:right w:val="single" w:sz="4" w:space="0" w:color="auto"/>
            </w:tcBorders>
            <w:vAlign w:val="center"/>
          </w:tcPr>
          <w:p w:rsidR="00E603CE" w:rsidRDefault="00E603CE">
            <w:pPr>
              <w:rPr>
                <w:ins w:id="131" w:author="周鹏 zhoupeng" w:date="2017-09-15T22:07:00Z"/>
                <w:kern w:val="0"/>
                <w:sz w:val="20"/>
                <w:szCs w:val="20"/>
              </w:rPr>
            </w:pPr>
            <w:ins w:id="132" w:author="周鹏 zhoupeng" w:date="2017-09-15T22:07:00Z">
              <w:r>
                <w:rPr>
                  <w:kern w:val="0"/>
                  <w:sz w:val="20"/>
                  <w:szCs w:val="20"/>
                </w:rPr>
                <w:lastRenderedPageBreak/>
                <w:t>*2017</w:t>
              </w:r>
              <w:r>
                <w:rPr>
                  <w:rFonts w:hint="eastAsia"/>
                  <w:kern w:val="0"/>
                  <w:sz w:val="20"/>
                  <w:szCs w:val="20"/>
                </w:rPr>
                <w:t>清华</w:t>
              </w:r>
              <w:r>
                <w:rPr>
                  <w:kern w:val="0"/>
                  <w:sz w:val="20"/>
                  <w:szCs w:val="20"/>
                </w:rPr>
                <w:t>MEM</w:t>
              </w:r>
              <w:r>
                <w:rPr>
                  <w:rFonts w:hint="eastAsia"/>
                  <w:kern w:val="0"/>
                  <w:sz w:val="20"/>
                  <w:szCs w:val="20"/>
                </w:rPr>
                <w:t>入学新生。</w:t>
              </w:r>
            </w:ins>
          </w:p>
          <w:p w:rsidR="00E603CE" w:rsidRDefault="00E603CE">
            <w:pPr>
              <w:rPr>
                <w:ins w:id="133" w:author="周鹏 zhoupeng" w:date="2017-09-15T22:07:00Z"/>
                <w:kern w:val="0"/>
                <w:sz w:val="20"/>
                <w:szCs w:val="20"/>
              </w:rPr>
            </w:pPr>
            <w:ins w:id="134" w:author="周鹏 zhoupeng" w:date="2017-09-15T22:07:00Z">
              <w:r>
                <w:rPr>
                  <w:kern w:val="0"/>
                  <w:sz w:val="20"/>
                  <w:szCs w:val="20"/>
                </w:rPr>
                <w:t>*</w:t>
              </w:r>
              <w:r>
                <w:rPr>
                  <w:rFonts w:hint="eastAsia"/>
                  <w:kern w:val="0"/>
                  <w:sz w:val="20"/>
                  <w:szCs w:val="20"/>
                </w:rPr>
                <w:t>参考资料。</w:t>
              </w:r>
            </w:ins>
          </w:p>
          <w:p w:rsidR="00E603CE" w:rsidRDefault="00E603CE">
            <w:pPr>
              <w:rPr>
                <w:ins w:id="135" w:author="周鹏 zhoupeng" w:date="2017-09-15T22:07:00Z"/>
                <w:kern w:val="0"/>
                <w:sz w:val="20"/>
                <w:szCs w:val="20"/>
              </w:rPr>
            </w:pPr>
            <w:ins w:id="136" w:author="周鹏 zhoupeng" w:date="2017-09-15T22:07:00Z">
              <w:r>
                <w:rPr>
                  <w:kern w:val="0"/>
                  <w:sz w:val="20"/>
                  <w:szCs w:val="20"/>
                </w:rPr>
                <w:t>**</w:t>
              </w:r>
              <w:r>
                <w:rPr>
                  <w:rFonts w:hint="eastAsia"/>
                  <w:kern w:val="0"/>
                  <w:sz w:val="20"/>
                  <w:szCs w:val="20"/>
                </w:rPr>
                <w:t>参考阅读：</w:t>
              </w:r>
              <w:r>
                <w:rPr>
                  <w:kern w:val="0"/>
                  <w:sz w:val="20"/>
                  <w:szCs w:val="20"/>
                </w:rPr>
                <w:t>2017</w:t>
              </w:r>
              <w:r>
                <w:rPr>
                  <w:rFonts w:hint="eastAsia"/>
                  <w:kern w:val="0"/>
                  <w:sz w:val="20"/>
                  <w:szCs w:val="20"/>
                </w:rPr>
                <w:t>级社群画布指导书译文版、</w:t>
              </w:r>
              <w:r>
                <w:rPr>
                  <w:kern w:val="0"/>
                  <w:sz w:val="20"/>
                  <w:szCs w:val="20"/>
                </w:rPr>
                <w:t>2016</w:t>
              </w:r>
              <w:r>
                <w:rPr>
                  <w:rFonts w:hint="eastAsia"/>
                  <w:kern w:val="0"/>
                  <w:sz w:val="20"/>
                  <w:szCs w:val="20"/>
                </w:rPr>
                <w:lastRenderedPageBreak/>
                <w:t>级</w:t>
              </w:r>
              <w:proofErr w:type="gramStart"/>
              <w:r>
                <w:rPr>
                  <w:rFonts w:hint="eastAsia"/>
                  <w:kern w:val="0"/>
                  <w:sz w:val="20"/>
                  <w:szCs w:val="20"/>
                </w:rPr>
                <w:t>合弄制</w:t>
              </w:r>
              <w:proofErr w:type="gramEnd"/>
              <w:r>
                <w:rPr>
                  <w:rFonts w:hint="eastAsia"/>
                  <w:kern w:val="0"/>
                  <w:sz w:val="20"/>
                  <w:szCs w:val="20"/>
                </w:rPr>
                <w:t>中文版等。</w:t>
              </w:r>
            </w:ins>
          </w:p>
          <w:p w:rsidR="00E603CE" w:rsidRDefault="00E603CE">
            <w:pPr>
              <w:rPr>
                <w:ins w:id="137" w:author="周鹏 zhoupeng" w:date="2017-09-15T22:07:00Z"/>
                <w:kern w:val="0"/>
                <w:sz w:val="20"/>
                <w:szCs w:val="20"/>
              </w:rPr>
            </w:pPr>
            <w:ins w:id="138" w:author="周鹏 zhoupeng" w:date="2017-09-15T22:07:00Z">
              <w:r>
                <w:rPr>
                  <w:kern w:val="0"/>
                  <w:sz w:val="20"/>
                  <w:szCs w:val="20"/>
                </w:rPr>
                <w:t>**</w:t>
              </w:r>
              <w:r>
                <w:rPr>
                  <w:rFonts w:hint="eastAsia"/>
                  <w:kern w:val="0"/>
                  <w:sz w:val="20"/>
                  <w:szCs w:val="20"/>
                </w:rPr>
                <w:t>学员兴趣、</w:t>
              </w:r>
              <w:r>
                <w:rPr>
                  <w:rFonts w:hint="eastAsia"/>
                  <w:color w:val="FF0000"/>
                  <w:kern w:val="0"/>
                  <w:sz w:val="20"/>
                  <w:szCs w:val="20"/>
                </w:rPr>
                <w:t>行业背景、</w:t>
              </w:r>
              <w:r>
                <w:rPr>
                  <w:rFonts w:hint="eastAsia"/>
                  <w:kern w:val="0"/>
                  <w:sz w:val="20"/>
                  <w:szCs w:val="20"/>
                </w:rPr>
                <w:t>优势收集。</w:t>
              </w:r>
            </w:ins>
          </w:p>
          <w:p w:rsidR="00E603CE" w:rsidRDefault="00E603CE">
            <w:pPr>
              <w:rPr>
                <w:ins w:id="139" w:author="周鹏 zhoupeng" w:date="2017-09-15T22:07:00Z"/>
                <w:kern w:val="0"/>
                <w:sz w:val="20"/>
                <w:szCs w:val="20"/>
              </w:rPr>
            </w:pPr>
            <w:ins w:id="140" w:author="周鹏 zhoupeng" w:date="2017-09-15T22:07:00Z">
              <w:r>
                <w:rPr>
                  <w:kern w:val="0"/>
                  <w:sz w:val="20"/>
                  <w:szCs w:val="20"/>
                </w:rPr>
                <w:t>**</w:t>
              </w:r>
              <w:r>
                <w:rPr>
                  <w:rFonts w:hint="eastAsia"/>
                  <w:kern w:val="0"/>
                  <w:sz w:val="20"/>
                  <w:szCs w:val="20"/>
                </w:rPr>
                <w:t>软件支持：</w:t>
              </w:r>
              <w:r>
                <w:rPr>
                  <w:kern w:val="0"/>
                  <w:sz w:val="20"/>
                  <w:szCs w:val="20"/>
                </w:rPr>
                <w:t>wiki</w:t>
              </w:r>
              <w:r>
                <w:rPr>
                  <w:rFonts w:hint="eastAsia"/>
                  <w:color w:val="FF0000"/>
                  <w:kern w:val="0"/>
                  <w:sz w:val="20"/>
                  <w:szCs w:val="20"/>
                </w:rPr>
                <w:t>、</w:t>
              </w:r>
              <w:r>
                <w:rPr>
                  <w:color w:val="FF0000"/>
                  <w:kern w:val="0"/>
                  <w:sz w:val="20"/>
                  <w:szCs w:val="20"/>
                </w:rPr>
                <w:t>GIT</w:t>
              </w:r>
              <w:r>
                <w:rPr>
                  <w:rFonts w:hint="eastAsia"/>
                  <w:kern w:val="0"/>
                  <w:sz w:val="20"/>
                  <w:szCs w:val="20"/>
                </w:rPr>
                <w:t>。</w:t>
              </w:r>
            </w:ins>
          </w:p>
          <w:p w:rsidR="00E603CE" w:rsidRDefault="00E603CE">
            <w:pPr>
              <w:rPr>
                <w:ins w:id="141" w:author="周鹏 zhoupeng" w:date="2017-09-15T22:07:00Z"/>
                <w:kern w:val="0"/>
                <w:sz w:val="20"/>
                <w:szCs w:val="20"/>
              </w:rPr>
            </w:pPr>
            <w:ins w:id="142" w:author="周鹏 zhoupeng" w:date="2017-09-15T22:07:00Z">
              <w:r>
                <w:rPr>
                  <w:kern w:val="0"/>
                  <w:sz w:val="20"/>
                  <w:szCs w:val="20"/>
                </w:rPr>
                <w:t>**</w:t>
              </w:r>
              <w:r>
                <w:rPr>
                  <w:rFonts w:hint="eastAsia"/>
                  <w:kern w:val="0"/>
                  <w:sz w:val="20"/>
                  <w:szCs w:val="20"/>
                </w:rPr>
                <w:t>环境：现场教学环境。</w:t>
              </w:r>
            </w:ins>
          </w:p>
          <w:p w:rsidR="00E603CE" w:rsidRDefault="00E603CE">
            <w:pPr>
              <w:jc w:val="center"/>
              <w:rPr>
                <w:ins w:id="143" w:author="周鹏 zhoupeng" w:date="2017-09-15T22:07:00Z"/>
                <w:kern w:val="0"/>
                <w:sz w:val="20"/>
                <w:szCs w:val="20"/>
              </w:rPr>
            </w:pPr>
          </w:p>
        </w:tc>
      </w:tr>
      <w:tr w:rsidR="00E603CE" w:rsidTr="00E603CE">
        <w:trPr>
          <w:ins w:id="144" w:author="周鹏 zhoupeng" w:date="2017-09-15T22:07:00Z"/>
        </w:trPr>
        <w:tc>
          <w:tcPr>
            <w:tcW w:w="2645" w:type="dxa"/>
            <w:gridSpan w:val="2"/>
            <w:tcBorders>
              <w:top w:val="single" w:sz="4" w:space="0" w:color="auto"/>
              <w:left w:val="single" w:sz="4" w:space="0" w:color="auto"/>
              <w:bottom w:val="single" w:sz="4" w:space="0" w:color="auto"/>
              <w:right w:val="single" w:sz="4" w:space="0" w:color="auto"/>
            </w:tcBorders>
            <w:vAlign w:val="center"/>
            <w:hideMark/>
          </w:tcPr>
          <w:p w:rsidR="00E603CE" w:rsidRDefault="00E603CE">
            <w:pPr>
              <w:jc w:val="center"/>
              <w:rPr>
                <w:ins w:id="145" w:author="周鹏 zhoupeng" w:date="2017-09-15T22:07:00Z"/>
                <w:b/>
                <w:kern w:val="0"/>
                <w:sz w:val="20"/>
                <w:szCs w:val="20"/>
              </w:rPr>
            </w:pPr>
            <w:ins w:id="146" w:author="周鹏 zhoupeng" w:date="2017-09-15T22:07:00Z">
              <w:r>
                <w:rPr>
                  <w:rFonts w:hint="eastAsia"/>
                  <w:b/>
                  <w:kern w:val="0"/>
                  <w:sz w:val="20"/>
                  <w:szCs w:val="20"/>
                </w:rPr>
                <w:lastRenderedPageBreak/>
                <w:t>外部因素</w:t>
              </w:r>
            </w:ins>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rsidR="00E603CE" w:rsidRDefault="00E603CE">
            <w:pPr>
              <w:rPr>
                <w:ins w:id="147" w:author="周鹏 zhoupeng" w:date="2017-09-15T22:07:00Z"/>
                <w:kern w:val="0"/>
                <w:sz w:val="20"/>
                <w:szCs w:val="20"/>
              </w:rPr>
            </w:pPr>
            <w:ins w:id="148" w:author="周鹏 zhoupeng" w:date="2017-09-15T22:07:00Z">
              <w:r>
                <w:rPr>
                  <w:kern w:val="0"/>
                  <w:sz w:val="20"/>
                  <w:szCs w:val="20"/>
                </w:rPr>
                <w:t>*</w:t>
              </w:r>
              <w:r>
                <w:rPr>
                  <w:rFonts w:hint="eastAsia"/>
                  <w:kern w:val="0"/>
                  <w:sz w:val="20"/>
                  <w:szCs w:val="20"/>
                </w:rPr>
                <w:t>同学间的背景差异所引起的不同的认知体系和学习方法。</w:t>
              </w:r>
            </w:ins>
          </w:p>
          <w:p w:rsidR="00E603CE" w:rsidRDefault="00E603CE">
            <w:pPr>
              <w:rPr>
                <w:ins w:id="149" w:author="周鹏 zhoupeng" w:date="2017-09-15T22:07:00Z"/>
                <w:kern w:val="0"/>
                <w:sz w:val="20"/>
                <w:szCs w:val="20"/>
              </w:rPr>
            </w:pPr>
            <w:ins w:id="150" w:author="周鹏 zhoupeng" w:date="2017-09-15T22:07:00Z">
              <w:r>
                <w:rPr>
                  <w:kern w:val="0"/>
                  <w:sz w:val="20"/>
                  <w:szCs w:val="20"/>
                </w:rPr>
                <w:t>*</w:t>
              </w:r>
              <w:r>
                <w:rPr>
                  <w:rFonts w:hint="eastAsia"/>
                  <w:kern w:val="0"/>
                  <w:sz w:val="20"/>
                  <w:szCs w:val="20"/>
                </w:rPr>
                <w:t>物理空间、网络等不稳定因素。</w:t>
              </w:r>
            </w:ins>
          </w:p>
        </w:tc>
      </w:tr>
    </w:tbl>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w:t>
            </w:r>
            <w:proofErr w:type="gramStart"/>
            <w:r>
              <w:rPr>
                <w:rFonts w:asciiTheme="minorEastAsia" w:hAnsiTheme="minorEastAsia" w:cs="Arial" w:hint="eastAsia"/>
                <w:color w:val="333333"/>
                <w:szCs w:val="21"/>
              </w:rPr>
              <w:t>一</w:t>
            </w:r>
            <w:proofErr w:type="gramEnd"/>
            <w:r>
              <w:rPr>
                <w:rFonts w:asciiTheme="minorEastAsia" w:hAnsiTheme="minorEastAsia" w:cs="Arial" w:hint="eastAsia"/>
                <w:color w:val="333333"/>
                <w:szCs w:val="21"/>
              </w:rPr>
              <w:t>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周鹏 zhoupeng" w:date="2017-09-15T21:51:00Z" w:initials="周鹏">
    <w:p w:rsidR="00E5064D" w:rsidRDefault="00E5064D" w:rsidP="00E5064D">
      <w:pPr>
        <w:pStyle w:val="ae"/>
        <w:rPr>
          <w:rFonts w:hint="eastAsia"/>
        </w:rPr>
      </w:pPr>
      <w:r>
        <w:rPr>
          <w:rStyle w:val="ad"/>
        </w:rPr>
        <w:annotationRef/>
      </w:r>
      <w:r>
        <w:rPr>
          <w:rFonts w:hint="eastAsia"/>
        </w:rPr>
        <w:t xml:space="preserve">　没有经理，圈子内部起冲突怎么办？</w:t>
      </w:r>
    </w:p>
    <w:p w:rsidR="00E5064D" w:rsidRDefault="00E5064D" w:rsidP="00E5064D">
      <w:pPr>
        <w:pStyle w:val="ae"/>
      </w:pPr>
    </w:p>
    <w:p w:rsidR="00E5064D" w:rsidRDefault="00E5064D" w:rsidP="00E5064D">
      <w:pPr>
        <w:pStyle w:val="ae"/>
        <w:rPr>
          <w:rFonts w:hint="eastAsia"/>
        </w:rPr>
      </w:pPr>
      <w:r>
        <w:rPr>
          <w:rFonts w:hint="eastAsia"/>
        </w:rPr>
        <w:t xml:space="preserve">　　这里有两种机制。</w:t>
      </w:r>
    </w:p>
    <w:p w:rsidR="00E5064D" w:rsidRDefault="00E5064D" w:rsidP="00E5064D">
      <w:pPr>
        <w:pStyle w:val="ae"/>
      </w:pPr>
    </w:p>
    <w:p w:rsidR="00E5064D" w:rsidRDefault="00E5064D" w:rsidP="00E5064D">
      <w:pPr>
        <w:pStyle w:val="ae"/>
        <w:rPr>
          <w:rFonts w:hint="eastAsia"/>
        </w:rPr>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rsidR="00E5064D" w:rsidRDefault="00E5064D" w:rsidP="00E5064D">
      <w:pPr>
        <w:pStyle w:val="ae"/>
      </w:pPr>
    </w:p>
    <w:p w:rsidR="00E5064D" w:rsidRDefault="00E5064D" w:rsidP="00E5064D">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25" w:author="周鹏 zhoupeng" w:date="2017-09-15T22:10:00Z" w:initials="周鹏">
    <w:p w:rsidR="00E5064D" w:rsidRDefault="00E5064D">
      <w:pPr>
        <w:pStyle w:val="ae"/>
      </w:pPr>
      <w:r>
        <w:rPr>
          <w:rStyle w:val="ad"/>
        </w:rPr>
        <w:annotationRef/>
      </w:r>
      <w:r w:rsidR="00E603CE">
        <w:rPr>
          <w:rFonts w:hint="eastAsia"/>
        </w:rPr>
        <w:t>怎么操作</w:t>
      </w:r>
    </w:p>
  </w:comment>
  <w:comment w:id="26" w:author="周鹏 zhoupeng" w:date="2017-09-15T21:55:00Z" w:initials="周鹏">
    <w:p w:rsidR="00136637" w:rsidRDefault="00136637">
      <w:pPr>
        <w:pStyle w:val="ae"/>
      </w:pPr>
      <w:r>
        <w:rPr>
          <w:rStyle w:val="ad"/>
        </w:rPr>
        <w:annotationRef/>
      </w:r>
      <w:r>
        <w:rPr>
          <w:rFonts w:hint="eastAsia"/>
        </w:rPr>
        <w:t>怎么产生</w:t>
      </w:r>
    </w:p>
  </w:comment>
  <w:comment w:id="27" w:author="周鹏 zhoupeng" w:date="2017-09-15T22:11:00Z" w:initials="周鹏">
    <w:p w:rsidR="00136637" w:rsidRDefault="00136637">
      <w:pPr>
        <w:pStyle w:val="ae"/>
      </w:pPr>
      <w:r>
        <w:rPr>
          <w:rStyle w:val="ad"/>
        </w:rPr>
        <w:annotationRef/>
      </w:r>
      <w:r w:rsidR="00E603CE">
        <w:rPr>
          <w:rFonts w:hint="eastAsia"/>
        </w:rPr>
        <w:t>职责还有哪些</w:t>
      </w:r>
    </w:p>
  </w:comment>
  <w:comment w:id="31" w:author="周鹏 zhoupeng" w:date="2017-09-15T22:07:00Z" w:initials="周鹏">
    <w:p w:rsidR="00E603CE" w:rsidRDefault="00E603CE">
      <w:pPr>
        <w:pStyle w:val="ae"/>
      </w:pPr>
      <w:r>
        <w:rPr>
          <w:rStyle w:val="ad"/>
        </w:rPr>
        <w:annotationRef/>
      </w:r>
      <w:r>
        <w:rPr>
          <w:rFonts w:hint="eastAsia"/>
        </w:rPr>
        <w:t>能实现么</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B38" w:rsidRDefault="00690B38" w:rsidP="004C224D">
      <w:r>
        <w:separator/>
      </w:r>
    </w:p>
  </w:endnote>
  <w:endnote w:type="continuationSeparator" w:id="0">
    <w:p w:rsidR="00690B38" w:rsidRDefault="00690B38"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325DF0" w:rsidRDefault="00973150"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E603CE" w:rsidRPr="00E603CE">
                            <w:rPr>
                              <w:rFonts w:ascii="楷体" w:eastAsia="楷体" w:hAnsi="楷体"/>
                              <w:noProof/>
                              <w:sz w:val="21"/>
                              <w:szCs w:val="21"/>
                              <w:lang w:val="zh-CN"/>
                            </w:rPr>
                            <w:t>15</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E603CE" w:rsidRPr="00E603CE">
                      <w:rPr>
                        <w:rFonts w:ascii="楷体" w:eastAsia="楷体" w:hAnsi="楷体"/>
                        <w:noProof/>
                        <w:sz w:val="21"/>
                        <w:szCs w:val="21"/>
                        <w:lang w:val="zh-CN"/>
                      </w:rPr>
                      <w:t>15</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rsidR="0094493C" w:rsidRDefault="0094493C">
        <w:pPr>
          <w:pStyle w:val="a7"/>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E603CE" w:rsidRPr="00E603CE">
          <w:rPr>
            <w:rFonts w:asciiTheme="majorHAnsi" w:hAnsiTheme="majorHAnsi"/>
            <w:noProof/>
            <w:sz w:val="28"/>
            <w:szCs w:val="28"/>
            <w:lang w:val="zh-CN"/>
          </w:rPr>
          <w:t>1</w:t>
        </w:r>
        <w:r w:rsidR="00E84751">
          <w:rPr>
            <w:rFonts w:asciiTheme="majorHAnsi" w:hAnsiTheme="majorHAnsi"/>
            <w:noProof/>
            <w:sz w:val="28"/>
            <w:szCs w:val="28"/>
            <w:lang w:val="zh-CN"/>
          </w:rPr>
          <w:fldChar w:fldCharType="end"/>
        </w:r>
      </w:p>
    </w:sdtContent>
  </w:sdt>
  <w:p w:rsidR="000A78E7" w:rsidRDefault="000A78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B38" w:rsidRDefault="00690B38" w:rsidP="004C224D">
      <w:r>
        <w:separator/>
      </w:r>
    </w:p>
  </w:footnote>
  <w:footnote w:type="continuationSeparator" w:id="0">
    <w:p w:rsidR="00690B38" w:rsidRDefault="00690B38"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690B38">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561143" w:rsidRDefault="00690B38" w:rsidP="00561143">
    <w:pPr>
      <w:pStyle w:val="a6"/>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690B38">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hideSpelling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F44E7-3360-4FC2-96B5-733653988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943</Words>
  <Characters>5379</Characters>
  <Application>Microsoft Office Word</Application>
  <DocSecurity>0</DocSecurity>
  <Lines>44</Lines>
  <Paragraphs>12</Paragraphs>
  <ScaleCrop>false</ScaleCrop>
  <Company/>
  <LinksUpToDate>false</LinksUpToDate>
  <CharactersWithSpaces>6310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周鹏 zhoupeng</cp:lastModifiedBy>
  <cp:revision>3</cp:revision>
  <cp:lastPrinted>2017-02-16T07:08:00Z</cp:lastPrinted>
  <dcterms:created xsi:type="dcterms:W3CDTF">2017-09-02T23:25:00Z</dcterms:created>
  <dcterms:modified xsi:type="dcterms:W3CDTF">2017-09-15T14:13:00Z</dcterms:modified>
</cp:coreProperties>
</file>