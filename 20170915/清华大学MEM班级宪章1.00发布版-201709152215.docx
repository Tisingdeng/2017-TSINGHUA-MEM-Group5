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 w:val="32"/>
          <w:szCs w:val="32"/>
        </w:rPr>
        <w:id w:val="-2146422200"/>
        <w:docPartObj>
          <w:docPartGallery w:val="Cover Pages"/>
          <w:docPartUnique/>
        </w:docPartObj>
      </w:sdtPr>
      <w:sdtEndPr>
        <w:rPr>
          <w:b/>
          <w:color w:val="auto"/>
          <w:sz w:val="44"/>
          <w:szCs w:val="44"/>
        </w:rPr>
      </w:sdtEndPr>
      <w:sdtContent>
        <w:p w14:paraId="71841D1F" w14:textId="5FF6F331" w:rsidR="00DE2844" w:rsidRDefault="00F41E20">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del w:id="0" w:author="dhong" w:date="2017-09-16T00:43:00Z">
                <w:r w:rsidR="00055D09" w:rsidDel="00055D09">
                  <w:rPr>
                    <w:rFonts w:hint="eastAsia"/>
                    <w:color w:val="000000" w:themeColor="text1"/>
                    <w:sz w:val="32"/>
                    <w:szCs w:val="32"/>
                  </w:rPr>
                  <w:delText>2017-9-3</w:delText>
                </w:r>
              </w:del>
              <w:ins w:id="1" w:author="dhong" w:date="2017-09-16T00:43:00Z">
                <w:r w:rsidR="00055D09">
                  <w:rPr>
                    <w:rFonts w:hint="eastAsia"/>
                    <w:color w:val="000000" w:themeColor="text1"/>
                    <w:sz w:val="32"/>
                    <w:szCs w:val="32"/>
                  </w:rPr>
                  <w:t>2017-9-16</w:t>
                </w:r>
              </w:ins>
            </w:sdtContent>
          </w:sdt>
          <w:r w:rsidR="00973150">
            <w:rPr>
              <w:noProof/>
              <w:color w:val="EEECE1" w:themeColor="background2"/>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5356A733"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14:paraId="589FE5A4" w14:textId="77777777">
            <w:trPr>
              <w:trHeight w:val="360"/>
            </w:trPr>
            <w:tc>
              <w:tcPr>
                <w:tcW w:w="9576" w:type="dxa"/>
              </w:tcPr>
              <w:p w14:paraId="745E16DC" w14:textId="77777777" w:rsidR="00DE2844" w:rsidRDefault="00F41E20"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14:paraId="093997D4" w14:textId="77777777"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1999"/>
                                  <w:gridCol w:w="7996"/>
                                </w:tblGrid>
                                <w:tr w:rsidR="003A7706"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77777777" w:rsidR="003A7706" w:rsidRDefault="003A7706"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6A577E71" w:rsidR="003A7706" w:rsidRDefault="00022B0B">
                                          <w:pPr>
                                            <w:pStyle w:val="a9"/>
                                            <w:rPr>
                                              <w:smallCaps/>
                                              <w:color w:val="FFFFFF" w:themeColor="background1"/>
                                              <w:sz w:val="48"/>
                                              <w:szCs w:val="48"/>
                                            </w:rPr>
                                          </w:pPr>
                                          <w:del w:id="2" w:author="dhong" w:date="2017-09-16T00:43:00Z">
                                            <w:r w:rsidDel="00022B0B">
                                              <w:rPr>
                                                <w:rFonts w:hint="eastAsia"/>
                                                <w:smallCaps/>
                                                <w:color w:val="FFFFFF" w:themeColor="background1"/>
                                                <w:sz w:val="48"/>
                                                <w:szCs w:val="48"/>
                                              </w:rPr>
                                              <w:delText>清华大学</w:delText>
                                            </w:r>
                                            <w:r w:rsidDel="00022B0B">
                                              <w:rPr>
                                                <w:rFonts w:hint="eastAsia"/>
                                                <w:smallCaps/>
                                                <w:color w:val="FFFFFF" w:themeColor="background1"/>
                                                <w:sz w:val="48"/>
                                                <w:szCs w:val="48"/>
                                              </w:rPr>
                                              <w:delText>MEM</w:delText>
                                            </w:r>
                                            <w:r w:rsidDel="00022B0B">
                                              <w:rPr>
                                                <w:rFonts w:hint="eastAsia"/>
                                                <w:smallCaps/>
                                                <w:color w:val="FFFFFF" w:themeColor="background1"/>
                                                <w:sz w:val="48"/>
                                                <w:szCs w:val="48"/>
                                              </w:rPr>
                                              <w:delText>宪章</w:delText>
                                            </w:r>
                                          </w:del>
                                          <w:ins w:id="3" w:author="dhong" w:date="2017-09-16T00:43:00Z">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ins>
                                        </w:p>
                                      </w:tc>
                                    </w:sdtContent>
                                  </w:sdt>
                                </w:tr>
                              </w:tbl>
                              <w:p w14:paraId="00557C25" w14:textId="77777777" w:rsidR="003A7706" w:rsidRDefault="003A7706">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6E61E468"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1999"/>
                            <w:gridCol w:w="7996"/>
                          </w:tblGrid>
                          <w:tr w:rsidR="003A7706"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77777777" w:rsidR="003A7706" w:rsidRDefault="003A7706"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6A577E71" w:rsidR="003A7706" w:rsidRDefault="00022B0B">
                                    <w:pPr>
                                      <w:pStyle w:val="a9"/>
                                      <w:rPr>
                                        <w:smallCaps/>
                                        <w:color w:val="FFFFFF" w:themeColor="background1"/>
                                        <w:sz w:val="48"/>
                                        <w:szCs w:val="48"/>
                                      </w:rPr>
                                    </w:pPr>
                                    <w:del w:id="4" w:author="dhong" w:date="2017-09-16T00:43:00Z">
                                      <w:r w:rsidDel="00022B0B">
                                        <w:rPr>
                                          <w:rFonts w:hint="eastAsia"/>
                                          <w:smallCaps/>
                                          <w:color w:val="FFFFFF" w:themeColor="background1"/>
                                          <w:sz w:val="48"/>
                                          <w:szCs w:val="48"/>
                                        </w:rPr>
                                        <w:delText>清华大学</w:delText>
                                      </w:r>
                                      <w:r w:rsidDel="00022B0B">
                                        <w:rPr>
                                          <w:rFonts w:hint="eastAsia"/>
                                          <w:smallCaps/>
                                          <w:color w:val="FFFFFF" w:themeColor="background1"/>
                                          <w:sz w:val="48"/>
                                          <w:szCs w:val="48"/>
                                        </w:rPr>
                                        <w:delText>MEM</w:delText>
                                      </w:r>
                                      <w:r w:rsidDel="00022B0B">
                                        <w:rPr>
                                          <w:rFonts w:hint="eastAsia"/>
                                          <w:smallCaps/>
                                          <w:color w:val="FFFFFF" w:themeColor="background1"/>
                                          <w:sz w:val="48"/>
                                          <w:szCs w:val="48"/>
                                        </w:rPr>
                                        <w:delText>宪章</w:delText>
                                      </w:r>
                                    </w:del>
                                    <w:ins w:id="5" w:author="dhong" w:date="2017-09-16T00:43:00Z">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ins>
                                  </w:p>
                                </w:tc>
                              </w:sdtContent>
                            </w:sdt>
                          </w:tr>
                        </w:tbl>
                        <w:p w14:paraId="00557C25" w14:textId="77777777" w:rsidR="003A7706" w:rsidRDefault="003A7706">
                          <w:pPr>
                            <w:pStyle w:val="a9"/>
                            <w:spacing w:line="14" w:lineRule="exact"/>
                          </w:pPr>
                        </w:p>
                      </w:txbxContent>
                    </v:textbox>
                    <w10:wrap anchorx="page" anchory="page"/>
                  </v:rect>
                </w:pict>
              </mc:Fallback>
            </mc:AlternateContent>
          </w:r>
          <w:r>
            <w:rPr>
              <w:b/>
              <w:sz w:val="44"/>
              <w:szCs w:val="44"/>
            </w:rPr>
            <w:br w:type="page"/>
          </w:r>
        </w:p>
      </w:sdtContent>
    </w:sdt>
    <w:p w14:paraId="01824BEE"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6" w:name="_GoBack"/>
      <w:bookmarkEnd w:id="6"/>
    </w:p>
    <w:p w14:paraId="7EA78781" w14:textId="77777777"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7" w:name="_Toc492150968"/>
      <w:bookmarkStart w:id="8" w:name="_Toc492152367"/>
      <w:bookmarkStart w:id="9" w:name="_Toc492180892"/>
      <w:r w:rsidRPr="00B573A2">
        <w:rPr>
          <w:rFonts w:asciiTheme="minorEastAsia" w:eastAsiaTheme="minorEastAsia" w:hAnsiTheme="minorEastAsia"/>
          <w:b/>
          <w:bCs/>
          <w:kern w:val="36"/>
          <w:sz w:val="48"/>
          <w:szCs w:val="48"/>
        </w:rPr>
        <w:t>清华大学MEM班级</w:t>
      </w:r>
      <w:ins w:id="10" w:author="dhong" w:date="2017-09-16T00:38:00Z">
        <w:r w:rsidR="005430CB">
          <w:rPr>
            <w:rFonts w:asciiTheme="minorEastAsia" w:eastAsiaTheme="minorEastAsia" w:hAnsiTheme="minorEastAsia" w:hint="eastAsia"/>
            <w:b/>
            <w:bCs/>
            <w:kern w:val="36"/>
            <w:sz w:val="48"/>
            <w:szCs w:val="48"/>
          </w:rPr>
          <w:t>联合会</w:t>
        </w:r>
      </w:ins>
      <w:r w:rsidRPr="00B573A2">
        <w:rPr>
          <w:rFonts w:asciiTheme="minorEastAsia" w:eastAsiaTheme="minorEastAsia" w:hAnsiTheme="minorEastAsia"/>
          <w:b/>
          <w:bCs/>
          <w:kern w:val="36"/>
          <w:sz w:val="48"/>
          <w:szCs w:val="48"/>
        </w:rPr>
        <w:t>宪章</w:t>
      </w:r>
      <w:bookmarkEnd w:id="7"/>
      <w:bookmarkEnd w:id="8"/>
      <w:bookmarkEnd w:id="9"/>
    </w:p>
    <w:p w14:paraId="2E57DE75" w14:textId="77777777"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11" w:name="_Toc492150969"/>
      <w:bookmarkStart w:id="12" w:name="_Toc492152368"/>
      <w:bookmarkStart w:id="13"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11"/>
      <w:bookmarkEnd w:id="12"/>
      <w:bookmarkEnd w:id="13"/>
    </w:p>
    <w:p w14:paraId="7BFDF622" w14:textId="77777777"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14" w:name="_Toc492150970"/>
      <w:bookmarkStart w:id="15" w:name="_Toc492152369"/>
      <w:bookmarkStart w:id="16"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14"/>
      <w:bookmarkEnd w:id="15"/>
      <w:bookmarkEnd w:id="16"/>
    </w:p>
    <w:p w14:paraId="5617A16F" w14:textId="77777777" w:rsidR="003261F8" w:rsidRDefault="00561143">
      <w:pPr>
        <w:widowControl/>
        <w:jc w:val="left"/>
      </w:pPr>
      <w:r>
        <w:br w:type="page"/>
      </w:r>
    </w:p>
    <w:p w14:paraId="6398FA23" w14:textId="77777777" w:rsidR="003261F8" w:rsidRDefault="003261F8" w:rsidP="003261F8">
      <w:pPr>
        <w:widowControl/>
        <w:jc w:val="center"/>
        <w:rPr>
          <w:b/>
          <w:sz w:val="44"/>
          <w:szCs w:val="44"/>
        </w:rPr>
      </w:pPr>
    </w:p>
    <w:p w14:paraId="7EC0F03F" w14:textId="77777777" w:rsidR="00561143" w:rsidRDefault="003261F8" w:rsidP="003261F8">
      <w:pPr>
        <w:widowControl/>
        <w:jc w:val="center"/>
        <w:rPr>
          <w:b/>
          <w:sz w:val="44"/>
          <w:szCs w:val="44"/>
        </w:rPr>
      </w:pPr>
      <w:r w:rsidRPr="003261F8">
        <w:rPr>
          <w:rFonts w:hint="eastAsia"/>
          <w:b/>
          <w:sz w:val="44"/>
          <w:szCs w:val="44"/>
        </w:rPr>
        <w:t>目录</w:t>
      </w:r>
    </w:p>
    <w:p w14:paraId="4ACD916E" w14:textId="77777777" w:rsidR="00FB6BA2" w:rsidRPr="00FB6BA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14:paraId="4B50FC35" w14:textId="77777777" w:rsidR="00FB6BA2" w:rsidRPr="00FB6BA2" w:rsidRDefault="00F41E20"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a"/>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14:paraId="7CE84F86"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a"/>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14:paraId="773FB273"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a"/>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14:paraId="61ADDFD5"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a"/>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14:paraId="6670EA88"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a"/>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14:paraId="14E262CA"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a"/>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14:paraId="4BF48AC4" w14:textId="77777777" w:rsidR="00FB6BA2" w:rsidRPr="00FB6BA2" w:rsidRDefault="00F41E20"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a"/>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14:paraId="7F7C618F" w14:textId="77777777" w:rsidR="003261F8" w:rsidRPr="003261F8" w:rsidRDefault="00490B52" w:rsidP="003261F8">
      <w:pPr>
        <w:widowControl/>
        <w:jc w:val="left"/>
        <w:rPr>
          <w:b/>
          <w:sz w:val="28"/>
          <w:szCs w:val="28"/>
        </w:rPr>
      </w:pPr>
      <w:r w:rsidRPr="002F5E78">
        <w:rPr>
          <w:b/>
          <w:sz w:val="28"/>
          <w:szCs w:val="28"/>
        </w:rPr>
        <w:fldChar w:fldCharType="end"/>
      </w:r>
    </w:p>
    <w:p w14:paraId="61B79B6A" w14:textId="77777777" w:rsidR="000A78E7" w:rsidRDefault="003261F8">
      <w:pPr>
        <w:widowControl/>
        <w:jc w:val="left"/>
        <w:sectPr w:rsidR="000A78E7"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br w:type="page"/>
      </w:r>
    </w:p>
    <w:p w14:paraId="5BD22412" w14:textId="77777777" w:rsidR="003261F8" w:rsidRDefault="003261F8">
      <w:pPr>
        <w:widowControl/>
        <w:jc w:val="left"/>
      </w:pPr>
    </w:p>
    <w:p w14:paraId="27BEBC54" w14:textId="77777777" w:rsidR="009813E5" w:rsidRDefault="009813E5" w:rsidP="009813E5">
      <w:pPr>
        <w:jc w:val="right"/>
      </w:pPr>
    </w:p>
    <w:p w14:paraId="5B4BAAAC" w14:textId="77777777" w:rsidR="009813E5" w:rsidRDefault="009813E5" w:rsidP="009813E5">
      <w:pPr>
        <w:pStyle w:val="ac"/>
        <w:rPr>
          <w:sz w:val="44"/>
          <w:szCs w:val="44"/>
        </w:rPr>
      </w:pPr>
      <w:bookmarkStart w:id="18" w:name="_Toc492180895"/>
      <w:r>
        <w:rPr>
          <w:rFonts w:hint="eastAsia"/>
          <w:sz w:val="44"/>
          <w:szCs w:val="44"/>
        </w:rPr>
        <w:t>序言</w:t>
      </w:r>
      <w:bookmarkEnd w:id="18"/>
    </w:p>
    <w:p w14:paraId="00DF5F41" w14:textId="77777777"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14:paraId="14560121" w14:textId="77777777"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14:paraId="42761187" w14:textId="77777777"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14:paraId="468B3269" w14:textId="77777777" w:rsidR="009813E5" w:rsidRDefault="009813E5" w:rsidP="00AD1387">
      <w:pPr>
        <w:pStyle w:val="1"/>
      </w:pPr>
      <w:bookmarkStart w:id="19" w:name="2_2"/>
      <w:bookmarkStart w:id="20" w:name="sub51056_2_2"/>
      <w:bookmarkStart w:id="21" w:name="第2章"/>
      <w:bookmarkStart w:id="22" w:name="_Toc492180896"/>
      <w:bookmarkEnd w:id="19"/>
      <w:bookmarkEnd w:id="20"/>
      <w:bookmarkEnd w:id="21"/>
      <w:r>
        <w:lastRenderedPageBreak/>
        <w:t>总</w:t>
      </w:r>
      <w:r>
        <w:rPr>
          <w:rFonts w:hint="eastAsia"/>
        </w:rPr>
        <w:t>则</w:t>
      </w:r>
      <w:bookmarkEnd w:id="22"/>
    </w:p>
    <w:p w14:paraId="6519B784" w14:textId="77777777"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14:paraId="26A226D6" w14:textId="77777777"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14:paraId="35B89817" w14:textId="77777777"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14:paraId="05AF749D" w14:textId="77777777"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14:paraId="37195EBD" w14:textId="77777777"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14:paraId="635438DF"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14:paraId="3116B667"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14:paraId="4F605CC4"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14:paraId="3ED3B2C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14:paraId="5A7D7100"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14:paraId="1964F38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14:paraId="50DE61EC" w14:textId="77777777"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14:paraId="7E5F6E33"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14:paraId="2E13A81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14:paraId="432372A9" w14:textId="77777777" w:rsidR="00FB6BA2" w:rsidRDefault="009813E5" w:rsidP="00F73905">
      <w:pPr>
        <w:spacing w:line="360" w:lineRule="auto"/>
        <w:ind w:firstLineChars="200" w:firstLine="560"/>
        <w:rPr>
          <w:ins w:id="23" w:author="周鹏 zhoupeng" w:date="2017-09-15T21:47:00Z"/>
          <w:sz w:val="28"/>
          <w:szCs w:val="28"/>
        </w:rPr>
      </w:pPr>
      <w:r w:rsidRPr="00F73905">
        <w:rPr>
          <w:rFonts w:hint="eastAsia"/>
          <w:sz w:val="28"/>
          <w:szCs w:val="28"/>
        </w:rPr>
        <w:t>（三）成为全体成员职业提升和事业发展、创业的平台。</w:t>
      </w:r>
    </w:p>
    <w:p w14:paraId="41F2991B" w14:textId="77777777" w:rsidR="00E5064D" w:rsidRPr="00E603CE" w:rsidRDefault="00E5064D" w:rsidP="00F73905">
      <w:pPr>
        <w:spacing w:line="360" w:lineRule="auto"/>
        <w:ind w:firstLineChars="200" w:firstLine="560"/>
        <w:rPr>
          <w:color w:val="FF0000"/>
          <w:sz w:val="28"/>
          <w:szCs w:val="28"/>
          <w:rPrChange w:id="24" w:author="周鹏 zhoupeng" w:date="2017-09-15T22:10:00Z">
            <w:rPr>
              <w:sz w:val="28"/>
              <w:szCs w:val="28"/>
            </w:rPr>
          </w:rPrChange>
        </w:rPr>
      </w:pPr>
      <w:ins w:id="25" w:author="周鹏 zhoupeng" w:date="2017-09-15T21:47:00Z">
        <w:r w:rsidRPr="00E603CE">
          <w:rPr>
            <w:rFonts w:hint="eastAsia"/>
            <w:color w:val="FF0000"/>
            <w:sz w:val="28"/>
            <w:szCs w:val="28"/>
            <w:rPrChange w:id="26" w:author="周鹏 zhoupeng" w:date="2017-09-15T22:10:00Z">
              <w:rPr>
                <w:rFonts w:hint="eastAsia"/>
                <w:sz w:val="28"/>
                <w:szCs w:val="28"/>
              </w:rPr>
            </w:rPrChange>
          </w:rPr>
          <w:t>第五条</w:t>
        </w:r>
        <w:r w:rsidRPr="00E603CE">
          <w:rPr>
            <w:color w:val="FF0000"/>
            <w:sz w:val="28"/>
            <w:szCs w:val="28"/>
            <w:rPrChange w:id="27" w:author="周鹏 zhoupeng" w:date="2017-09-15T22:10:00Z">
              <w:rPr>
                <w:sz w:val="28"/>
                <w:szCs w:val="28"/>
              </w:rPr>
            </w:rPrChange>
          </w:rPr>
          <w:t xml:space="preserve"> </w:t>
        </w:r>
        <w:r w:rsidRPr="00E603CE">
          <w:rPr>
            <w:rFonts w:hint="eastAsia"/>
            <w:color w:val="FF0000"/>
            <w:sz w:val="28"/>
            <w:szCs w:val="28"/>
            <w:rPrChange w:id="28" w:author="周鹏 zhoupeng" w:date="2017-09-15T22:10:00Z">
              <w:rPr>
                <w:rFonts w:hint="eastAsia"/>
                <w:sz w:val="28"/>
                <w:szCs w:val="28"/>
              </w:rPr>
            </w:rPrChange>
          </w:rPr>
          <w:t>行为准则</w:t>
        </w:r>
      </w:ins>
    </w:p>
    <w:p w14:paraId="12E8873D" w14:textId="77777777" w:rsidR="00FB6BA2" w:rsidRDefault="00FB6BA2">
      <w:pPr>
        <w:widowControl/>
        <w:jc w:val="left"/>
        <w:rPr>
          <w:sz w:val="28"/>
          <w:szCs w:val="28"/>
        </w:rPr>
      </w:pPr>
      <w:r>
        <w:rPr>
          <w:sz w:val="28"/>
          <w:szCs w:val="28"/>
        </w:rPr>
        <w:lastRenderedPageBreak/>
        <w:br w:type="page"/>
      </w:r>
    </w:p>
    <w:p w14:paraId="7D98EE3F" w14:textId="77777777" w:rsidR="009813E5" w:rsidRPr="00F73905" w:rsidRDefault="009813E5" w:rsidP="00F73905">
      <w:pPr>
        <w:spacing w:line="360" w:lineRule="auto"/>
        <w:ind w:firstLineChars="200" w:firstLine="560"/>
        <w:rPr>
          <w:sz w:val="28"/>
          <w:szCs w:val="28"/>
        </w:rPr>
      </w:pPr>
    </w:p>
    <w:p w14:paraId="6EF8E4D7" w14:textId="77777777" w:rsidR="00813CF4" w:rsidRPr="00476645" w:rsidRDefault="00813CF4" w:rsidP="000820A8">
      <w:pPr>
        <w:pStyle w:val="1"/>
      </w:pPr>
      <w:bookmarkStart w:id="29" w:name="_Toc492180897"/>
      <w:r>
        <w:rPr>
          <w:rFonts w:hint="eastAsia"/>
        </w:rPr>
        <w:t>组织架构</w:t>
      </w:r>
      <w:bookmarkEnd w:id="29"/>
    </w:p>
    <w:p w14:paraId="11016206" w14:textId="77777777" w:rsidR="005430CB" w:rsidRPr="00C90B60" w:rsidRDefault="005430CB" w:rsidP="005430CB">
      <w:pPr>
        <w:pStyle w:val="ab"/>
        <w:numPr>
          <w:ilvl w:val="0"/>
          <w:numId w:val="3"/>
        </w:numPr>
        <w:spacing w:beforeLines="50" w:before="156" w:afterLines="50" w:after="156" w:line="360" w:lineRule="auto"/>
        <w:ind w:left="1134" w:firstLineChars="0" w:hanging="1134"/>
        <w:rPr>
          <w:ins w:id="30" w:author="dhong" w:date="2017-09-16T00:40:00Z"/>
          <w:sz w:val="28"/>
          <w:szCs w:val="28"/>
        </w:rPr>
      </w:pPr>
      <w:bookmarkStart w:id="31" w:name="2_3"/>
      <w:bookmarkStart w:id="32" w:name="sub51056_2_3"/>
      <w:bookmarkStart w:id="33" w:name="第3章"/>
      <w:bookmarkEnd w:id="31"/>
      <w:bookmarkEnd w:id="32"/>
      <w:bookmarkEnd w:id="33"/>
      <w:ins w:id="34" w:author="dhong" w:date="2017-09-16T00:40:00Z">
        <w:r w:rsidRPr="00C90B60">
          <w:rPr>
            <w:sz w:val="28"/>
            <w:szCs w:val="28"/>
          </w:rPr>
          <w:t>机构设置</w:t>
        </w:r>
      </w:ins>
    </w:p>
    <w:p w14:paraId="7D1A4C3A" w14:textId="77777777" w:rsidR="005430CB" w:rsidRPr="00C90B60" w:rsidRDefault="005430CB" w:rsidP="005430CB">
      <w:pPr>
        <w:spacing w:line="360" w:lineRule="auto"/>
        <w:ind w:firstLineChars="200" w:firstLine="560"/>
        <w:rPr>
          <w:ins w:id="35" w:author="dhong" w:date="2017-09-16T00:40:00Z"/>
          <w:sz w:val="28"/>
          <w:szCs w:val="28"/>
        </w:rPr>
      </w:pPr>
      <w:ins w:id="36" w:author="dhong" w:date="2017-09-16T00:40:00Z">
        <w:r w:rsidRPr="00C90B60">
          <w:rPr>
            <w:sz w:val="28"/>
            <w:szCs w:val="28"/>
            <w:rPrChange w:id="37" w:author="dhong" w:date="2017-09-15T22:34:00Z">
              <w:rPr>
                <w:sz w:val="28"/>
                <w:szCs w:val="28"/>
                <w:highlight w:val="yellow"/>
              </w:rPr>
            </w:rPrChange>
          </w:rPr>
          <w:t>MEM</w:t>
        </w:r>
        <w:r w:rsidRPr="00C90B60">
          <w:rPr>
            <w:rFonts w:hint="eastAsia"/>
            <w:sz w:val="28"/>
            <w:szCs w:val="28"/>
            <w:rPrChange w:id="38" w:author="dhong" w:date="2017-09-15T22:34:00Z">
              <w:rPr>
                <w:rFonts w:hint="eastAsia"/>
                <w:sz w:val="28"/>
                <w:szCs w:val="28"/>
                <w:highlight w:val="yellow"/>
              </w:rPr>
            </w:rPrChange>
          </w:rPr>
          <w:t>班级联合会秘书处是班级联合会的日常工作</w:t>
        </w:r>
        <w:r w:rsidRPr="00C90B60">
          <w:rPr>
            <w:sz w:val="28"/>
            <w:szCs w:val="28"/>
          </w:rPr>
          <w:t>常设组织机构</w:t>
        </w:r>
        <w:r w:rsidRPr="00C90B60">
          <w:rPr>
            <w:rFonts w:hint="eastAsia"/>
            <w:sz w:val="28"/>
            <w:szCs w:val="28"/>
          </w:rPr>
          <w:t>，由秘书长和副秘书长组成。</w:t>
        </w:r>
      </w:ins>
    </w:p>
    <w:p w14:paraId="74EB5B48" w14:textId="77777777" w:rsidR="005430CB" w:rsidRPr="00C90B60" w:rsidRDefault="005430CB" w:rsidP="005430CB">
      <w:pPr>
        <w:spacing w:line="360" w:lineRule="auto"/>
        <w:rPr>
          <w:ins w:id="39" w:author="dhong" w:date="2017-09-16T00:40:00Z"/>
          <w:sz w:val="28"/>
          <w:szCs w:val="28"/>
        </w:rPr>
      </w:pPr>
      <w:ins w:id="40" w:author="dhong" w:date="2017-09-16T00:40:00Z">
        <w:r w:rsidRPr="00C90B60">
          <w:rPr>
            <w:rFonts w:hint="eastAsia"/>
            <w:sz w:val="28"/>
            <w:szCs w:val="28"/>
          </w:rPr>
          <w:t>（一）</w:t>
        </w:r>
        <w:r w:rsidRPr="00C90B60">
          <w:rPr>
            <w:sz w:val="28"/>
            <w:szCs w:val="28"/>
          </w:rPr>
          <w:t>秘书处</w:t>
        </w:r>
      </w:ins>
    </w:p>
    <w:p w14:paraId="0419D012" w14:textId="77777777" w:rsidR="005430CB" w:rsidRPr="00C90B60" w:rsidRDefault="005430CB" w:rsidP="005430CB">
      <w:pPr>
        <w:spacing w:line="360" w:lineRule="auto"/>
        <w:ind w:firstLineChars="200" w:firstLine="560"/>
        <w:rPr>
          <w:ins w:id="41" w:author="dhong" w:date="2017-09-16T00:40:00Z"/>
          <w:sz w:val="28"/>
          <w:szCs w:val="28"/>
        </w:rPr>
      </w:pPr>
      <w:ins w:id="42" w:author="dhong" w:date="2017-09-16T00:40:00Z">
        <w:r w:rsidRPr="00C90B60">
          <w:rPr>
            <w:rFonts w:hint="eastAsia"/>
            <w:sz w:val="28"/>
            <w:szCs w:val="28"/>
          </w:rPr>
          <w:t>1.</w:t>
        </w:r>
        <w:r w:rsidRPr="00C90B60">
          <w:rPr>
            <w:rFonts w:hint="eastAsia"/>
            <w:sz w:val="28"/>
            <w:szCs w:val="28"/>
          </w:rPr>
          <w:t>秘书处内设秘书长一名</w:t>
        </w:r>
        <w:r w:rsidRPr="00C90B60">
          <w:rPr>
            <w:sz w:val="28"/>
            <w:szCs w:val="28"/>
          </w:rPr>
          <w:t>，</w:t>
        </w:r>
        <w:r w:rsidRPr="00C90B60">
          <w:rPr>
            <w:rFonts w:hint="eastAsia"/>
            <w:sz w:val="28"/>
            <w:szCs w:val="28"/>
          </w:rPr>
          <w:t>副秘书长若干名，由全体</w:t>
        </w:r>
        <w:r w:rsidRPr="00C90B60">
          <w:rPr>
            <w:rFonts w:hint="eastAsia"/>
            <w:sz w:val="28"/>
            <w:szCs w:val="28"/>
          </w:rPr>
          <w:t>MEM</w:t>
        </w:r>
        <w:r w:rsidRPr="00C90B60">
          <w:rPr>
            <w:rFonts w:hint="eastAsia"/>
            <w:sz w:val="28"/>
            <w:szCs w:val="28"/>
          </w:rPr>
          <w:t>班级联合</w:t>
        </w:r>
        <w:r>
          <w:rPr>
            <w:rFonts w:hint="eastAsia"/>
            <w:sz w:val="28"/>
            <w:szCs w:val="28"/>
          </w:rPr>
          <w:t>会全体成员</w:t>
        </w:r>
        <w:r w:rsidRPr="00C90B60">
          <w:rPr>
            <w:rFonts w:hint="eastAsia"/>
            <w:sz w:val="28"/>
            <w:szCs w:val="28"/>
          </w:rPr>
          <w:t>大会从每个班级推选的班级代表中选举产生，</w:t>
        </w:r>
        <w:r w:rsidRPr="00C90B60">
          <w:rPr>
            <w:sz w:val="28"/>
            <w:szCs w:val="28"/>
          </w:rPr>
          <w:t>接受秘书处及全体成员大会监督、弹劾</w:t>
        </w:r>
        <w:r w:rsidRPr="00C90B60">
          <w:rPr>
            <w:rFonts w:hint="eastAsia"/>
            <w:sz w:val="28"/>
            <w:szCs w:val="28"/>
          </w:rPr>
          <w:t>；</w:t>
        </w:r>
      </w:ins>
    </w:p>
    <w:p w14:paraId="6D500034" w14:textId="77777777" w:rsidR="005430CB" w:rsidRPr="00C90B60" w:rsidRDefault="005430CB" w:rsidP="005430CB">
      <w:pPr>
        <w:spacing w:line="360" w:lineRule="auto"/>
        <w:ind w:firstLineChars="200" w:firstLine="560"/>
        <w:rPr>
          <w:ins w:id="43" w:author="dhong" w:date="2017-09-16T00:40:00Z"/>
          <w:sz w:val="28"/>
          <w:szCs w:val="28"/>
        </w:rPr>
      </w:pPr>
      <w:ins w:id="44" w:author="dhong" w:date="2017-09-16T00:40:00Z">
        <w:r w:rsidRPr="00C90B60">
          <w:rPr>
            <w:rFonts w:hint="eastAsia"/>
            <w:sz w:val="28"/>
            <w:szCs w:val="28"/>
          </w:rPr>
          <w:t>2.</w:t>
        </w:r>
        <w:r w:rsidRPr="00C90B60">
          <w:rPr>
            <w:rFonts w:hint="eastAsia"/>
            <w:sz w:val="28"/>
            <w:szCs w:val="28"/>
          </w:rPr>
          <w:t>各班级派出的班级代表组成</w:t>
        </w:r>
        <w:r w:rsidRPr="00C90B60">
          <w:rPr>
            <w:rFonts w:hint="eastAsia"/>
            <w:sz w:val="28"/>
            <w:szCs w:val="28"/>
          </w:rPr>
          <w:t>MEM</w:t>
        </w:r>
        <w:r w:rsidRPr="00C90B60">
          <w:rPr>
            <w:rFonts w:hint="eastAsia"/>
            <w:sz w:val="28"/>
            <w:szCs w:val="28"/>
          </w:rPr>
          <w:t>班级联合会全体成员大会；</w:t>
        </w:r>
      </w:ins>
    </w:p>
    <w:p w14:paraId="3124B78A" w14:textId="77777777" w:rsidR="005430CB" w:rsidRPr="00C90B60" w:rsidRDefault="005430CB" w:rsidP="005430CB">
      <w:pPr>
        <w:spacing w:line="360" w:lineRule="auto"/>
        <w:ind w:firstLineChars="200" w:firstLine="560"/>
        <w:rPr>
          <w:ins w:id="45" w:author="dhong" w:date="2017-09-16T00:40:00Z"/>
          <w:sz w:val="28"/>
          <w:szCs w:val="28"/>
        </w:rPr>
      </w:pPr>
      <w:ins w:id="46" w:author="dhong" w:date="2017-09-16T00:40:00Z">
        <w:r w:rsidRPr="00C90B60">
          <w:rPr>
            <w:rFonts w:hint="eastAsia"/>
            <w:sz w:val="28"/>
            <w:szCs w:val="28"/>
          </w:rPr>
          <w:t>3.</w:t>
        </w:r>
        <w:r w:rsidRPr="00C90B60">
          <w:rPr>
            <w:sz w:val="28"/>
            <w:szCs w:val="28"/>
          </w:rPr>
          <w:t>秘书处接受</w:t>
        </w:r>
        <w:r w:rsidRPr="00C90B60">
          <w:rPr>
            <w:rFonts w:hint="eastAsia"/>
            <w:sz w:val="28"/>
            <w:szCs w:val="28"/>
          </w:rPr>
          <w:t>MEM</w:t>
        </w:r>
        <w:r w:rsidRPr="00C90B60">
          <w:rPr>
            <w:rFonts w:hint="eastAsia"/>
            <w:sz w:val="28"/>
            <w:szCs w:val="28"/>
          </w:rPr>
          <w:t>班级联合会全体</w:t>
        </w:r>
        <w:r w:rsidRPr="00C90B60">
          <w:rPr>
            <w:sz w:val="28"/>
            <w:szCs w:val="28"/>
          </w:rPr>
          <w:t>成员大会监督、弹劾</w:t>
        </w:r>
        <w:r w:rsidRPr="00C90B60">
          <w:rPr>
            <w:rFonts w:hint="eastAsia"/>
            <w:sz w:val="28"/>
            <w:szCs w:val="28"/>
          </w:rPr>
          <w:t>。</w:t>
        </w:r>
      </w:ins>
    </w:p>
    <w:p w14:paraId="68A1EB4B" w14:textId="77777777" w:rsidR="005430CB" w:rsidRPr="00C90B60" w:rsidRDefault="005430CB" w:rsidP="005430CB">
      <w:pPr>
        <w:spacing w:line="360" w:lineRule="auto"/>
        <w:rPr>
          <w:ins w:id="47" w:author="dhong" w:date="2017-09-16T00:40:00Z"/>
          <w:sz w:val="28"/>
          <w:szCs w:val="28"/>
        </w:rPr>
      </w:pPr>
      <w:ins w:id="48" w:author="dhong" w:date="2017-09-16T00:40:00Z">
        <w:r w:rsidRPr="00C90B60">
          <w:rPr>
            <w:rFonts w:hint="eastAsia"/>
            <w:sz w:val="28"/>
            <w:szCs w:val="28"/>
          </w:rPr>
          <w:t>（二）</w:t>
        </w:r>
        <w:r w:rsidRPr="00C90B60">
          <w:rPr>
            <w:sz w:val="28"/>
            <w:szCs w:val="28"/>
          </w:rPr>
          <w:t>班</w:t>
        </w:r>
        <w:r w:rsidRPr="00C90B60">
          <w:rPr>
            <w:rFonts w:hint="eastAsia"/>
            <w:sz w:val="28"/>
            <w:szCs w:val="28"/>
          </w:rPr>
          <w:t>级</w:t>
        </w:r>
      </w:ins>
    </w:p>
    <w:p w14:paraId="26CC84FF" w14:textId="77777777" w:rsidR="005430CB" w:rsidRPr="00C90B60" w:rsidRDefault="005430CB" w:rsidP="005430CB">
      <w:pPr>
        <w:spacing w:line="360" w:lineRule="auto"/>
        <w:ind w:firstLineChars="200" w:firstLine="560"/>
        <w:rPr>
          <w:ins w:id="49" w:author="dhong" w:date="2017-09-16T00:40:00Z"/>
          <w:sz w:val="28"/>
          <w:szCs w:val="28"/>
        </w:rPr>
      </w:pPr>
      <w:ins w:id="50" w:author="dhong" w:date="2017-09-16T00:40:00Z">
        <w:r w:rsidRPr="00C90B60">
          <w:rPr>
            <w:rFonts w:hint="eastAsia"/>
            <w:sz w:val="28"/>
            <w:szCs w:val="28"/>
          </w:rPr>
          <w:t>1.</w:t>
        </w:r>
        <w:r w:rsidRPr="00C90B60">
          <w:rPr>
            <w:sz w:val="28"/>
            <w:szCs w:val="28"/>
          </w:rPr>
          <w:t>由</w:t>
        </w:r>
        <w:r w:rsidRPr="00C90B60">
          <w:rPr>
            <w:sz w:val="28"/>
            <w:szCs w:val="28"/>
          </w:rPr>
          <w:t>MEM</w:t>
        </w:r>
        <w:r w:rsidRPr="00C90B60">
          <w:rPr>
            <w:sz w:val="28"/>
            <w:szCs w:val="28"/>
          </w:rPr>
          <w:t>中心按照其相应原则进行划分</w:t>
        </w:r>
        <w:r w:rsidRPr="00C90B60">
          <w:rPr>
            <w:rFonts w:hint="eastAsia"/>
            <w:sz w:val="28"/>
            <w:szCs w:val="28"/>
          </w:rPr>
          <w:t>；</w:t>
        </w:r>
      </w:ins>
    </w:p>
    <w:p w14:paraId="0F1701EE" w14:textId="77777777" w:rsidR="005430CB" w:rsidRPr="00C90B60" w:rsidRDefault="005430CB" w:rsidP="005430CB">
      <w:pPr>
        <w:spacing w:line="360" w:lineRule="auto"/>
        <w:ind w:firstLineChars="200" w:firstLine="560"/>
        <w:rPr>
          <w:ins w:id="51" w:author="dhong" w:date="2017-09-16T00:40:00Z"/>
          <w:sz w:val="28"/>
          <w:szCs w:val="28"/>
        </w:rPr>
      </w:pPr>
      <w:ins w:id="52" w:author="dhong" w:date="2017-09-16T00:40:00Z">
        <w:r w:rsidRPr="00C90B60">
          <w:rPr>
            <w:rFonts w:hint="eastAsia"/>
            <w:sz w:val="28"/>
            <w:szCs w:val="28"/>
          </w:rPr>
          <w:t>2.</w:t>
        </w:r>
        <w:r w:rsidRPr="00C90B60">
          <w:rPr>
            <w:sz w:val="28"/>
            <w:szCs w:val="28"/>
          </w:rPr>
          <w:t>班</w:t>
        </w:r>
        <w:r w:rsidRPr="00C90B60">
          <w:rPr>
            <w:rFonts w:hint="eastAsia"/>
            <w:sz w:val="28"/>
            <w:szCs w:val="28"/>
          </w:rPr>
          <w:t>级</w:t>
        </w:r>
        <w:r w:rsidRPr="00C90B60">
          <w:rPr>
            <w:sz w:val="28"/>
            <w:szCs w:val="28"/>
          </w:rPr>
          <w:t>设立班级委员会，由班长、学习委员、组织委员组成</w:t>
        </w:r>
        <w:r w:rsidRPr="00C90B60">
          <w:rPr>
            <w:rFonts w:hint="eastAsia"/>
            <w:sz w:val="28"/>
            <w:szCs w:val="28"/>
          </w:rPr>
          <w:t>；</w:t>
        </w:r>
      </w:ins>
    </w:p>
    <w:p w14:paraId="00B1D265" w14:textId="77777777" w:rsidR="005430CB" w:rsidRPr="00C90B60" w:rsidRDefault="005430CB" w:rsidP="005430CB">
      <w:pPr>
        <w:spacing w:line="360" w:lineRule="auto"/>
        <w:ind w:firstLineChars="200" w:firstLine="560"/>
        <w:rPr>
          <w:ins w:id="53" w:author="dhong" w:date="2017-09-16T00:40:00Z"/>
          <w:sz w:val="28"/>
          <w:szCs w:val="28"/>
        </w:rPr>
      </w:pPr>
      <w:ins w:id="54" w:author="dhong" w:date="2017-09-16T00:40:00Z">
        <w:r w:rsidRPr="00C90B60">
          <w:rPr>
            <w:rFonts w:hint="eastAsia"/>
            <w:sz w:val="28"/>
            <w:szCs w:val="28"/>
          </w:rPr>
          <w:t>3.</w:t>
        </w:r>
        <w:r w:rsidRPr="00C90B60">
          <w:rPr>
            <w:sz w:val="28"/>
            <w:szCs w:val="28"/>
          </w:rPr>
          <w:t>班</w:t>
        </w:r>
        <w:r w:rsidRPr="00C90B60">
          <w:rPr>
            <w:rFonts w:hint="eastAsia"/>
            <w:sz w:val="28"/>
            <w:szCs w:val="28"/>
          </w:rPr>
          <w:t>级</w:t>
        </w:r>
        <w:r w:rsidRPr="00C90B60">
          <w:rPr>
            <w:sz w:val="28"/>
            <w:szCs w:val="28"/>
          </w:rPr>
          <w:t>委</w:t>
        </w:r>
        <w:r w:rsidRPr="00C90B60">
          <w:rPr>
            <w:rFonts w:hint="eastAsia"/>
            <w:sz w:val="28"/>
            <w:szCs w:val="28"/>
          </w:rPr>
          <w:t>员</w:t>
        </w:r>
        <w:r w:rsidRPr="00C90B60">
          <w:rPr>
            <w:sz w:val="28"/>
            <w:szCs w:val="28"/>
          </w:rPr>
          <w:t>会成员接受班</w:t>
        </w:r>
        <w:r w:rsidRPr="00C90B60">
          <w:rPr>
            <w:rFonts w:hint="eastAsia"/>
            <w:sz w:val="28"/>
            <w:szCs w:val="28"/>
          </w:rPr>
          <w:t>级</w:t>
        </w:r>
        <w:r w:rsidRPr="00C90B60">
          <w:rPr>
            <w:sz w:val="28"/>
            <w:szCs w:val="28"/>
          </w:rPr>
          <w:t>成员监督、弹劾</w:t>
        </w:r>
        <w:r w:rsidRPr="00C90B60">
          <w:rPr>
            <w:rFonts w:hint="eastAsia"/>
            <w:sz w:val="28"/>
            <w:szCs w:val="28"/>
          </w:rPr>
          <w:t>。</w:t>
        </w:r>
      </w:ins>
    </w:p>
    <w:p w14:paraId="40E11261" w14:textId="77777777" w:rsidR="005430CB" w:rsidRPr="00C90B60" w:rsidRDefault="005430CB" w:rsidP="005430CB">
      <w:pPr>
        <w:spacing w:line="360" w:lineRule="auto"/>
        <w:rPr>
          <w:ins w:id="55" w:author="dhong" w:date="2017-09-16T00:40:00Z"/>
          <w:sz w:val="28"/>
          <w:szCs w:val="28"/>
        </w:rPr>
      </w:pPr>
      <w:ins w:id="56" w:author="dhong" w:date="2017-09-16T00:40:00Z">
        <w:r w:rsidRPr="00C90B60">
          <w:rPr>
            <w:rFonts w:hint="eastAsia"/>
            <w:sz w:val="28"/>
            <w:szCs w:val="28"/>
          </w:rPr>
          <w:t>（三）</w:t>
        </w:r>
        <w:r w:rsidRPr="00C90B60">
          <w:rPr>
            <w:sz w:val="28"/>
            <w:szCs w:val="28"/>
          </w:rPr>
          <w:t>圈子</w:t>
        </w:r>
      </w:ins>
    </w:p>
    <w:p w14:paraId="158AFB18" w14:textId="77777777" w:rsidR="005430CB" w:rsidRPr="00C90B60" w:rsidRDefault="005430CB" w:rsidP="005430CB">
      <w:pPr>
        <w:spacing w:line="360" w:lineRule="auto"/>
        <w:ind w:firstLineChars="200" w:firstLine="560"/>
        <w:rPr>
          <w:ins w:id="57" w:author="dhong" w:date="2017-09-16T00:40:00Z"/>
          <w:sz w:val="28"/>
          <w:szCs w:val="28"/>
        </w:rPr>
      </w:pPr>
      <w:ins w:id="58" w:author="dhong" w:date="2017-09-16T00:40:00Z">
        <w:r w:rsidRPr="00C90B60">
          <w:rPr>
            <w:rFonts w:hint="eastAsia"/>
            <w:sz w:val="28"/>
            <w:szCs w:val="28"/>
          </w:rPr>
          <w:t>圈子是班级成员依据各自行业、专业或兴趣领域自行的组织，圈子由秘书处审批成立，在</w:t>
        </w:r>
        <w:r w:rsidRPr="00C90B60">
          <w:rPr>
            <w:rFonts w:hint="eastAsia"/>
            <w:sz w:val="28"/>
            <w:szCs w:val="28"/>
          </w:rPr>
          <w:t>MEM</w:t>
        </w:r>
        <w:r w:rsidRPr="00C90B60">
          <w:rPr>
            <w:rFonts w:hint="eastAsia"/>
            <w:sz w:val="28"/>
            <w:szCs w:val="28"/>
          </w:rPr>
          <w:t>班级联合会的指导帮助下，依据学校规章制度和各自圈子的章程开展工作。</w:t>
        </w:r>
      </w:ins>
    </w:p>
    <w:p w14:paraId="0FCF7D39" w14:textId="77777777" w:rsidR="005430CB" w:rsidRPr="00C90B60" w:rsidRDefault="005430CB" w:rsidP="005430CB">
      <w:pPr>
        <w:spacing w:line="360" w:lineRule="auto"/>
        <w:ind w:firstLineChars="200" w:firstLine="560"/>
        <w:rPr>
          <w:ins w:id="59" w:author="dhong" w:date="2017-09-16T00:40:00Z"/>
          <w:sz w:val="28"/>
          <w:szCs w:val="28"/>
        </w:rPr>
      </w:pPr>
      <w:ins w:id="60" w:author="dhong" w:date="2017-09-16T00:40:00Z">
        <w:r w:rsidRPr="00C90B60">
          <w:rPr>
            <w:rFonts w:hint="eastAsia"/>
            <w:sz w:val="28"/>
            <w:szCs w:val="28"/>
          </w:rPr>
          <w:t>圈子的常设角色为：圈子负责人</w:t>
        </w:r>
        <w:r w:rsidRPr="00C90B60">
          <w:rPr>
            <w:rStyle w:val="ad"/>
          </w:rPr>
          <w:commentReference w:id="61"/>
        </w:r>
        <w:r w:rsidRPr="00C90B60">
          <w:rPr>
            <w:rFonts w:hint="eastAsia"/>
            <w:sz w:val="28"/>
            <w:szCs w:val="28"/>
          </w:rPr>
          <w:t>，秘书，核心成员，一般成员构成。</w:t>
        </w:r>
      </w:ins>
    </w:p>
    <w:p w14:paraId="26039B59" w14:textId="77777777" w:rsidR="005430CB" w:rsidRPr="00C90B60" w:rsidRDefault="005430CB" w:rsidP="005430CB">
      <w:pPr>
        <w:spacing w:line="360" w:lineRule="auto"/>
        <w:ind w:firstLineChars="200" w:firstLine="560"/>
        <w:rPr>
          <w:ins w:id="62" w:author="dhong" w:date="2017-09-16T00:40:00Z"/>
          <w:sz w:val="28"/>
          <w:szCs w:val="28"/>
        </w:rPr>
      </w:pPr>
      <w:ins w:id="63" w:author="dhong" w:date="2017-09-16T00:40:00Z">
        <w:r w:rsidRPr="00C90B60">
          <w:rPr>
            <w:rFonts w:hint="eastAsia"/>
            <w:sz w:val="28"/>
            <w:szCs w:val="28"/>
          </w:rPr>
          <w:lastRenderedPageBreak/>
          <w:t>1.</w:t>
        </w:r>
        <w:r w:rsidRPr="00C90B60">
          <w:rPr>
            <w:rFonts w:hint="eastAsia"/>
            <w:sz w:val="28"/>
            <w:szCs w:val="28"/>
          </w:rPr>
          <w:t>圈子负责人：</w:t>
        </w:r>
      </w:ins>
    </w:p>
    <w:p w14:paraId="736B5C2D" w14:textId="77777777" w:rsidR="005430CB" w:rsidRPr="00C90B60" w:rsidRDefault="005430CB" w:rsidP="005430CB">
      <w:pPr>
        <w:pStyle w:val="ab"/>
        <w:numPr>
          <w:ilvl w:val="0"/>
          <w:numId w:val="6"/>
        </w:numPr>
        <w:spacing w:line="360" w:lineRule="auto"/>
        <w:ind w:firstLineChars="0"/>
        <w:rPr>
          <w:ins w:id="64" w:author="dhong" w:date="2017-09-16T00:40:00Z"/>
          <w:sz w:val="28"/>
          <w:szCs w:val="28"/>
        </w:rPr>
      </w:pPr>
      <w:ins w:id="65" w:author="dhong" w:date="2017-09-16T00:40:00Z">
        <w:r w:rsidRPr="00C90B60">
          <w:rPr>
            <w:rFonts w:hint="eastAsia"/>
            <w:sz w:val="28"/>
            <w:szCs w:val="28"/>
          </w:rPr>
          <w:t>圈子负责人由各圈子成员推荐并报</w:t>
        </w:r>
        <w:r w:rsidRPr="00C90B60">
          <w:rPr>
            <w:rFonts w:hint="eastAsia"/>
            <w:sz w:val="28"/>
            <w:szCs w:val="28"/>
          </w:rPr>
          <w:t>MEM</w:t>
        </w:r>
        <w:r w:rsidRPr="00C90B60">
          <w:rPr>
            <w:rFonts w:hint="eastAsia"/>
            <w:sz w:val="28"/>
            <w:szCs w:val="28"/>
          </w:rPr>
          <w:t>班级联合会秘书处批准产生</w:t>
        </w:r>
        <w:r w:rsidRPr="00C90B60">
          <w:rPr>
            <w:rFonts w:hint="eastAsia"/>
            <w:sz w:val="28"/>
            <w:szCs w:val="28"/>
          </w:rPr>
          <w:t>;</w:t>
        </w:r>
      </w:ins>
    </w:p>
    <w:p w14:paraId="78BC290C" w14:textId="77777777" w:rsidR="005430CB" w:rsidRPr="00C90B60" w:rsidRDefault="005430CB" w:rsidP="005430CB">
      <w:pPr>
        <w:pStyle w:val="ab"/>
        <w:numPr>
          <w:ilvl w:val="0"/>
          <w:numId w:val="6"/>
        </w:numPr>
        <w:spacing w:line="360" w:lineRule="auto"/>
        <w:ind w:firstLineChars="0"/>
        <w:rPr>
          <w:ins w:id="66" w:author="dhong" w:date="2017-09-16T00:40:00Z"/>
          <w:sz w:val="28"/>
          <w:szCs w:val="28"/>
        </w:rPr>
      </w:pPr>
      <w:ins w:id="67" w:author="dhong" w:date="2017-09-16T00:40:00Z">
        <w:r w:rsidRPr="00C90B60">
          <w:rPr>
            <w:rFonts w:hint="eastAsia"/>
            <w:sz w:val="28"/>
            <w:szCs w:val="28"/>
          </w:rPr>
          <w:t>圈子负责人负责沟通班级联合会与同学的联系，反映同学的意见、建议或要求，参与班级联合会的建设，维护同学的权益。</w:t>
        </w:r>
      </w:ins>
    </w:p>
    <w:p w14:paraId="657FB78E" w14:textId="77777777" w:rsidR="005430CB" w:rsidRPr="00C90B60" w:rsidRDefault="005430CB" w:rsidP="005430CB">
      <w:pPr>
        <w:pStyle w:val="ab"/>
        <w:numPr>
          <w:ilvl w:val="0"/>
          <w:numId w:val="6"/>
        </w:numPr>
        <w:spacing w:line="360" w:lineRule="auto"/>
        <w:ind w:firstLineChars="0"/>
        <w:rPr>
          <w:ins w:id="68" w:author="dhong" w:date="2017-09-16T00:40:00Z"/>
          <w:sz w:val="28"/>
          <w:szCs w:val="28"/>
        </w:rPr>
      </w:pPr>
      <w:ins w:id="69" w:author="dhong" w:date="2017-09-16T00:40:00Z">
        <w:r w:rsidRPr="00C90B60">
          <w:rPr>
            <w:rFonts w:hint="eastAsia"/>
            <w:sz w:val="28"/>
            <w:szCs w:val="28"/>
          </w:rPr>
          <w:t>负责圈子的对外接洽以及对内协调；</w:t>
        </w:r>
      </w:ins>
    </w:p>
    <w:p w14:paraId="6FB1A8B6" w14:textId="77777777" w:rsidR="005430CB" w:rsidRPr="00C90B60" w:rsidRDefault="005430CB" w:rsidP="005430CB">
      <w:pPr>
        <w:pStyle w:val="ab"/>
        <w:numPr>
          <w:ilvl w:val="0"/>
          <w:numId w:val="6"/>
        </w:numPr>
        <w:spacing w:line="360" w:lineRule="auto"/>
        <w:ind w:firstLineChars="0"/>
        <w:rPr>
          <w:ins w:id="70" w:author="dhong" w:date="2017-09-16T00:40:00Z"/>
          <w:sz w:val="28"/>
          <w:szCs w:val="28"/>
        </w:rPr>
      </w:pPr>
      <w:ins w:id="71" w:author="dhong" w:date="2017-09-16T00:40:00Z">
        <w:r w:rsidRPr="00C90B60">
          <w:rPr>
            <w:rFonts w:hint="eastAsia"/>
            <w:sz w:val="28"/>
            <w:szCs w:val="28"/>
          </w:rPr>
          <w:t>把握圈子的发展；</w:t>
        </w:r>
      </w:ins>
    </w:p>
    <w:p w14:paraId="0DA23E10" w14:textId="77777777" w:rsidR="005430CB" w:rsidRPr="00C90B60" w:rsidRDefault="005430CB" w:rsidP="005430CB">
      <w:pPr>
        <w:pStyle w:val="ab"/>
        <w:numPr>
          <w:ilvl w:val="0"/>
          <w:numId w:val="6"/>
        </w:numPr>
        <w:spacing w:line="360" w:lineRule="auto"/>
        <w:ind w:firstLineChars="0"/>
        <w:rPr>
          <w:ins w:id="72" w:author="dhong" w:date="2017-09-16T00:40:00Z"/>
          <w:sz w:val="28"/>
          <w:szCs w:val="28"/>
        </w:rPr>
      </w:pPr>
      <w:ins w:id="73" w:author="dhong" w:date="2017-09-16T00:40:00Z">
        <w:r w:rsidRPr="00C90B60">
          <w:rPr>
            <w:rFonts w:hint="eastAsia"/>
            <w:sz w:val="28"/>
            <w:szCs w:val="28"/>
          </w:rPr>
          <w:t>负责人在符合圈子内部机制的情况下可以被弹劾。</w:t>
        </w:r>
      </w:ins>
    </w:p>
    <w:p w14:paraId="2433ADAD" w14:textId="77777777" w:rsidR="005430CB" w:rsidRPr="00C90B60" w:rsidRDefault="005430CB" w:rsidP="005430CB">
      <w:pPr>
        <w:spacing w:line="360" w:lineRule="auto"/>
        <w:ind w:firstLineChars="200" w:firstLine="560"/>
        <w:rPr>
          <w:ins w:id="74" w:author="dhong" w:date="2017-09-16T00:40:00Z"/>
          <w:sz w:val="28"/>
          <w:szCs w:val="28"/>
        </w:rPr>
      </w:pPr>
      <w:ins w:id="75" w:author="dhong" w:date="2017-09-16T00:40:00Z">
        <w:r w:rsidRPr="00C90B60">
          <w:rPr>
            <w:rFonts w:hint="eastAsia"/>
            <w:sz w:val="28"/>
            <w:szCs w:val="28"/>
          </w:rPr>
          <w:t>2.</w:t>
        </w:r>
        <w:r w:rsidRPr="00C90B60">
          <w:rPr>
            <w:sz w:val="28"/>
            <w:szCs w:val="28"/>
          </w:rPr>
          <w:t>秘书</w:t>
        </w:r>
        <w:r w:rsidRPr="00C90B60">
          <w:rPr>
            <w:rFonts w:hint="eastAsia"/>
            <w:sz w:val="28"/>
            <w:szCs w:val="28"/>
          </w:rPr>
          <w:t>：</w:t>
        </w:r>
      </w:ins>
    </w:p>
    <w:p w14:paraId="6D9A92B9" w14:textId="77777777" w:rsidR="005430CB" w:rsidRPr="00C90B60" w:rsidRDefault="005430CB" w:rsidP="005430CB">
      <w:pPr>
        <w:pStyle w:val="ab"/>
        <w:numPr>
          <w:ilvl w:val="0"/>
          <w:numId w:val="7"/>
        </w:numPr>
        <w:spacing w:line="360" w:lineRule="auto"/>
        <w:ind w:firstLineChars="0"/>
        <w:rPr>
          <w:ins w:id="76" w:author="dhong" w:date="2017-09-16T00:40:00Z"/>
          <w:sz w:val="28"/>
          <w:szCs w:val="28"/>
        </w:rPr>
      </w:pPr>
      <w:ins w:id="77" w:author="dhong" w:date="2017-09-16T00:40:00Z">
        <w:r w:rsidRPr="00C90B60">
          <w:rPr>
            <w:rFonts w:hint="eastAsia"/>
            <w:sz w:val="28"/>
            <w:szCs w:val="28"/>
          </w:rPr>
          <w:t>参照宪章规定，筹备会议；</w:t>
        </w:r>
      </w:ins>
    </w:p>
    <w:p w14:paraId="5DFBAAFB" w14:textId="77777777" w:rsidR="005430CB" w:rsidRPr="00C90B60" w:rsidRDefault="005430CB" w:rsidP="005430CB">
      <w:pPr>
        <w:pStyle w:val="ab"/>
        <w:numPr>
          <w:ilvl w:val="0"/>
          <w:numId w:val="7"/>
        </w:numPr>
        <w:spacing w:line="360" w:lineRule="auto"/>
        <w:ind w:firstLineChars="0"/>
        <w:rPr>
          <w:ins w:id="78" w:author="dhong" w:date="2017-09-16T00:40:00Z"/>
          <w:rFonts w:ascii="DejaVu Sans" w:hAnsi="DejaVu Sans" w:cs="DejaVu Sans"/>
          <w:sz w:val="24"/>
          <w:szCs w:val="24"/>
        </w:rPr>
      </w:pPr>
      <w:ins w:id="79" w:author="dhong" w:date="2017-09-16T00:40:00Z">
        <w:r w:rsidRPr="00C90B60">
          <w:rPr>
            <w:rFonts w:hint="eastAsia"/>
            <w:sz w:val="28"/>
            <w:szCs w:val="28"/>
          </w:rPr>
          <w:t>负责会议的记录。</w:t>
        </w:r>
      </w:ins>
    </w:p>
    <w:p w14:paraId="1ADB4F0E" w14:textId="77777777" w:rsidR="005430CB" w:rsidRPr="00C90B60" w:rsidRDefault="005430CB" w:rsidP="005430CB">
      <w:pPr>
        <w:spacing w:line="360" w:lineRule="auto"/>
        <w:ind w:firstLineChars="200" w:firstLine="560"/>
        <w:rPr>
          <w:ins w:id="80" w:author="dhong" w:date="2017-09-16T00:40:00Z"/>
          <w:sz w:val="28"/>
          <w:szCs w:val="28"/>
        </w:rPr>
      </w:pPr>
      <w:ins w:id="81" w:author="dhong" w:date="2017-09-16T00:40:00Z">
        <w:r w:rsidRPr="00C90B60">
          <w:rPr>
            <w:rFonts w:hint="eastAsia"/>
            <w:sz w:val="28"/>
            <w:szCs w:val="28"/>
          </w:rPr>
          <w:t>3.</w:t>
        </w:r>
        <w:r w:rsidRPr="00C90B60">
          <w:rPr>
            <w:rFonts w:hint="eastAsia"/>
            <w:sz w:val="28"/>
            <w:szCs w:val="28"/>
          </w:rPr>
          <w:t>核心成员：</w:t>
        </w:r>
      </w:ins>
    </w:p>
    <w:p w14:paraId="6A7486D4" w14:textId="77777777" w:rsidR="005430CB" w:rsidRPr="00C90B60" w:rsidRDefault="005430CB" w:rsidP="005430CB">
      <w:pPr>
        <w:spacing w:line="360" w:lineRule="auto"/>
        <w:ind w:firstLineChars="400" w:firstLine="1120"/>
        <w:rPr>
          <w:ins w:id="82" w:author="dhong" w:date="2017-09-16T00:40:00Z"/>
          <w:sz w:val="28"/>
          <w:szCs w:val="28"/>
        </w:rPr>
      </w:pPr>
      <w:ins w:id="83" w:author="dhong" w:date="2017-09-16T00:40:00Z">
        <w:r w:rsidRPr="00C90B60">
          <w:rPr>
            <w:rFonts w:hint="eastAsia"/>
            <w:sz w:val="28"/>
            <w:szCs w:val="28"/>
          </w:rPr>
          <w:t>审核圈子负责人的决议，并有权参照宪章对其进行弹劾。</w:t>
        </w:r>
      </w:ins>
    </w:p>
    <w:p w14:paraId="13655C71" w14:textId="77777777" w:rsidR="005430CB" w:rsidRPr="00C90B60" w:rsidRDefault="005430CB" w:rsidP="005430CB">
      <w:pPr>
        <w:spacing w:line="360" w:lineRule="auto"/>
        <w:ind w:firstLineChars="200" w:firstLine="560"/>
        <w:rPr>
          <w:ins w:id="84" w:author="dhong" w:date="2017-09-16T00:40:00Z"/>
          <w:sz w:val="28"/>
          <w:szCs w:val="28"/>
        </w:rPr>
      </w:pPr>
      <w:ins w:id="85" w:author="dhong" w:date="2017-09-16T00:40:00Z">
        <w:r w:rsidRPr="00C90B60">
          <w:rPr>
            <w:rFonts w:hint="eastAsia"/>
            <w:sz w:val="28"/>
            <w:szCs w:val="28"/>
          </w:rPr>
          <w:t>4.</w:t>
        </w:r>
        <w:r w:rsidRPr="00C90B60">
          <w:rPr>
            <w:rFonts w:hint="eastAsia"/>
            <w:sz w:val="28"/>
            <w:szCs w:val="28"/>
          </w:rPr>
          <w:t>一般成员：</w:t>
        </w:r>
      </w:ins>
    </w:p>
    <w:p w14:paraId="32982455" w14:textId="77777777" w:rsidR="005430CB" w:rsidRPr="00C90B60" w:rsidRDefault="005430CB" w:rsidP="005430CB">
      <w:pPr>
        <w:spacing w:line="360" w:lineRule="auto"/>
        <w:ind w:firstLineChars="400" w:firstLine="1120"/>
        <w:rPr>
          <w:ins w:id="86" w:author="dhong" w:date="2017-09-16T00:40:00Z"/>
          <w:sz w:val="28"/>
          <w:szCs w:val="28"/>
        </w:rPr>
      </w:pPr>
      <w:ins w:id="87" w:author="dhong" w:date="2017-09-16T00:40:00Z">
        <w:r w:rsidRPr="00C90B60">
          <w:rPr>
            <w:rFonts w:hint="eastAsia"/>
            <w:sz w:val="28"/>
            <w:szCs w:val="28"/>
          </w:rPr>
          <w:t>圈子的一般组成单位。</w:t>
        </w:r>
      </w:ins>
    </w:p>
    <w:p w14:paraId="11B69D16" w14:textId="77777777" w:rsidR="005430CB" w:rsidRPr="00C90B60" w:rsidRDefault="005430CB" w:rsidP="005430CB">
      <w:pPr>
        <w:pStyle w:val="ab"/>
        <w:numPr>
          <w:ilvl w:val="0"/>
          <w:numId w:val="3"/>
        </w:numPr>
        <w:spacing w:beforeLines="50" w:before="156" w:afterLines="50" w:after="156" w:line="360" w:lineRule="auto"/>
        <w:ind w:left="1134" w:firstLineChars="0" w:hanging="1134"/>
        <w:rPr>
          <w:ins w:id="88" w:author="dhong" w:date="2017-09-16T00:40:00Z"/>
          <w:sz w:val="28"/>
          <w:szCs w:val="28"/>
        </w:rPr>
      </w:pPr>
      <w:ins w:id="89" w:author="dhong" w:date="2017-09-16T00:40:00Z">
        <w:r w:rsidRPr="00C90B60">
          <w:rPr>
            <w:rFonts w:hint="eastAsia"/>
            <w:sz w:val="28"/>
            <w:szCs w:val="28"/>
          </w:rPr>
          <w:t>机构和岗位</w:t>
        </w:r>
        <w:r w:rsidRPr="00C90B60">
          <w:rPr>
            <w:sz w:val="28"/>
            <w:szCs w:val="28"/>
          </w:rPr>
          <w:t>职责</w:t>
        </w:r>
      </w:ins>
    </w:p>
    <w:p w14:paraId="25B4FE0E" w14:textId="77777777" w:rsidR="005430CB" w:rsidRPr="00C90B60" w:rsidRDefault="005430CB" w:rsidP="005430CB">
      <w:pPr>
        <w:spacing w:line="360" w:lineRule="auto"/>
        <w:rPr>
          <w:ins w:id="90" w:author="dhong" w:date="2017-09-16T00:40:00Z"/>
          <w:sz w:val="28"/>
          <w:szCs w:val="28"/>
        </w:rPr>
      </w:pPr>
      <w:ins w:id="91" w:author="dhong" w:date="2017-09-16T00:40:00Z">
        <w:r w:rsidRPr="00C90B60">
          <w:rPr>
            <w:rFonts w:hint="eastAsia"/>
            <w:sz w:val="28"/>
            <w:szCs w:val="28"/>
          </w:rPr>
          <w:t>（一）班级联合会全体成员</w:t>
        </w:r>
        <w:r w:rsidRPr="00C90B60">
          <w:rPr>
            <w:sz w:val="28"/>
            <w:szCs w:val="28"/>
          </w:rPr>
          <w:t>大会</w:t>
        </w:r>
      </w:ins>
    </w:p>
    <w:p w14:paraId="2B83273E" w14:textId="77777777" w:rsidR="005430CB" w:rsidRPr="00C90B60" w:rsidRDefault="005430CB" w:rsidP="005430CB">
      <w:pPr>
        <w:spacing w:line="360" w:lineRule="auto"/>
        <w:ind w:firstLineChars="200" w:firstLine="560"/>
        <w:rPr>
          <w:ins w:id="92" w:author="dhong" w:date="2017-09-16T00:40:00Z"/>
          <w:sz w:val="28"/>
          <w:szCs w:val="28"/>
        </w:rPr>
      </w:pPr>
      <w:ins w:id="93" w:author="dhong" w:date="2017-09-16T00:40:00Z">
        <w:r w:rsidRPr="00C90B60">
          <w:rPr>
            <w:rFonts w:hint="eastAsia"/>
            <w:sz w:val="28"/>
            <w:szCs w:val="28"/>
          </w:rPr>
          <w:t>1</w:t>
        </w:r>
        <w:commentRangeStart w:id="94"/>
        <w:r w:rsidRPr="00C90B60">
          <w:rPr>
            <w:rFonts w:hint="eastAsia"/>
            <w:sz w:val="28"/>
            <w:szCs w:val="28"/>
          </w:rPr>
          <w:t>.</w:t>
        </w:r>
        <w:r w:rsidRPr="00C90B60">
          <w:rPr>
            <w:rFonts w:hint="eastAsia"/>
            <w:sz w:val="28"/>
            <w:szCs w:val="28"/>
          </w:rPr>
          <w:t>班级联合会全体成员大会每月召集一次，由秘书长召集。</w:t>
        </w:r>
      </w:ins>
    </w:p>
    <w:p w14:paraId="61854C4A" w14:textId="77777777" w:rsidR="005430CB" w:rsidRPr="00C90B60" w:rsidRDefault="005430CB" w:rsidP="005430CB">
      <w:pPr>
        <w:spacing w:line="360" w:lineRule="auto"/>
        <w:ind w:firstLineChars="200" w:firstLine="560"/>
        <w:rPr>
          <w:ins w:id="95" w:author="dhong" w:date="2017-09-16T00:40:00Z"/>
          <w:sz w:val="28"/>
          <w:szCs w:val="28"/>
        </w:rPr>
      </w:pPr>
      <w:ins w:id="96" w:author="dhong" w:date="2017-09-16T00:40:00Z">
        <w:r w:rsidRPr="00C90B60">
          <w:rPr>
            <w:rFonts w:hint="eastAsia"/>
            <w:sz w:val="28"/>
            <w:szCs w:val="28"/>
          </w:rPr>
          <w:t>2.</w:t>
        </w:r>
        <w:r w:rsidRPr="00C90B60">
          <w:rPr>
            <w:rFonts w:hint="eastAsia"/>
            <w:sz w:val="28"/>
            <w:szCs w:val="28"/>
          </w:rPr>
          <w:t>班级联合会全体成员大会决定重要事项实行表决制。</w:t>
        </w:r>
      </w:ins>
    </w:p>
    <w:p w14:paraId="51CC99C2" w14:textId="77777777" w:rsidR="005430CB" w:rsidRPr="00C90B60" w:rsidRDefault="005430CB" w:rsidP="005430CB">
      <w:pPr>
        <w:spacing w:line="360" w:lineRule="auto"/>
        <w:ind w:firstLineChars="200" w:firstLine="560"/>
        <w:rPr>
          <w:ins w:id="97" w:author="dhong" w:date="2017-09-16T00:40:00Z"/>
          <w:sz w:val="28"/>
          <w:szCs w:val="28"/>
        </w:rPr>
      </w:pPr>
      <w:ins w:id="98" w:author="dhong" w:date="2017-09-16T00:40:00Z">
        <w:r w:rsidRPr="00C90B60">
          <w:rPr>
            <w:rFonts w:hint="eastAsia"/>
            <w:sz w:val="28"/>
            <w:szCs w:val="28"/>
          </w:rPr>
          <w:t>3.</w:t>
        </w:r>
        <w:r w:rsidRPr="00C90B60">
          <w:rPr>
            <w:rFonts w:hint="eastAsia"/>
            <w:sz w:val="28"/>
            <w:szCs w:val="28"/>
          </w:rPr>
          <w:t>班级联合会全体成员大会的职责</w:t>
        </w:r>
      </w:ins>
    </w:p>
    <w:p w14:paraId="31339061" w14:textId="77777777" w:rsidR="005430CB" w:rsidRPr="00C90B60" w:rsidRDefault="005430CB" w:rsidP="005430CB">
      <w:pPr>
        <w:pStyle w:val="ab"/>
        <w:numPr>
          <w:ilvl w:val="1"/>
          <w:numId w:val="8"/>
        </w:numPr>
        <w:spacing w:line="360" w:lineRule="auto"/>
        <w:ind w:firstLineChars="0"/>
        <w:rPr>
          <w:ins w:id="99" w:author="dhong" w:date="2017-09-16T00:40:00Z"/>
          <w:sz w:val="28"/>
          <w:szCs w:val="28"/>
        </w:rPr>
      </w:pPr>
      <w:ins w:id="100" w:author="dhong" w:date="2017-09-16T00:40:00Z">
        <w:r w:rsidRPr="00C90B60">
          <w:rPr>
            <w:sz w:val="28"/>
            <w:szCs w:val="28"/>
          </w:rPr>
          <w:t>审议、颁布、修订</w:t>
        </w:r>
        <w:r w:rsidRPr="00C90B60">
          <w:rPr>
            <w:rFonts w:hint="eastAsia"/>
            <w:sz w:val="28"/>
            <w:szCs w:val="28"/>
          </w:rPr>
          <w:t>本班级联合会宪章</w:t>
        </w:r>
        <w:commentRangeEnd w:id="94"/>
        <w:r w:rsidRPr="00C90B60">
          <w:rPr>
            <w:rStyle w:val="ad"/>
          </w:rPr>
          <w:commentReference w:id="94"/>
        </w:r>
        <w:r w:rsidRPr="00C90B60">
          <w:rPr>
            <w:rFonts w:hint="eastAsia"/>
            <w:sz w:val="28"/>
            <w:szCs w:val="28"/>
          </w:rPr>
          <w:t>。</w:t>
        </w:r>
      </w:ins>
    </w:p>
    <w:p w14:paraId="2236981B" w14:textId="77777777" w:rsidR="005430CB" w:rsidRPr="00C90B60" w:rsidRDefault="005430CB" w:rsidP="005430CB">
      <w:pPr>
        <w:pStyle w:val="ab"/>
        <w:numPr>
          <w:ilvl w:val="1"/>
          <w:numId w:val="8"/>
        </w:numPr>
        <w:spacing w:line="360" w:lineRule="auto"/>
        <w:ind w:firstLineChars="0"/>
        <w:rPr>
          <w:ins w:id="101" w:author="dhong" w:date="2017-09-16T00:40:00Z"/>
          <w:sz w:val="28"/>
          <w:szCs w:val="28"/>
        </w:rPr>
      </w:pPr>
      <w:ins w:id="102" w:author="dhong" w:date="2017-09-16T00:40:00Z">
        <w:r w:rsidRPr="00C90B60">
          <w:rPr>
            <w:sz w:val="28"/>
            <w:szCs w:val="28"/>
          </w:rPr>
          <w:lastRenderedPageBreak/>
          <w:t>审议、决策秘书处及成员的提案</w:t>
        </w:r>
        <w:r w:rsidRPr="00C90B60">
          <w:rPr>
            <w:rFonts w:hint="eastAsia"/>
            <w:sz w:val="28"/>
            <w:szCs w:val="28"/>
          </w:rPr>
          <w:t>。</w:t>
        </w:r>
      </w:ins>
    </w:p>
    <w:p w14:paraId="2376067F" w14:textId="77777777" w:rsidR="005430CB" w:rsidRPr="00C90B60" w:rsidRDefault="005430CB" w:rsidP="005430CB">
      <w:pPr>
        <w:pStyle w:val="ab"/>
        <w:numPr>
          <w:ilvl w:val="1"/>
          <w:numId w:val="8"/>
        </w:numPr>
        <w:spacing w:line="360" w:lineRule="auto"/>
        <w:ind w:firstLineChars="0"/>
        <w:rPr>
          <w:ins w:id="103" w:author="dhong" w:date="2017-09-16T00:40:00Z"/>
          <w:sz w:val="28"/>
          <w:szCs w:val="28"/>
        </w:rPr>
      </w:pPr>
      <w:ins w:id="104" w:author="dhong" w:date="2017-09-16T00:40:00Z">
        <w:r w:rsidRPr="00C90B60">
          <w:rPr>
            <w:rFonts w:hint="eastAsia"/>
            <w:sz w:val="28"/>
            <w:szCs w:val="28"/>
          </w:rPr>
          <w:t>执行全体成员大会的决议，决定班级联合会的重大事项。</w:t>
        </w:r>
      </w:ins>
    </w:p>
    <w:p w14:paraId="01E402F1" w14:textId="77777777" w:rsidR="005430CB" w:rsidRPr="00C90B60" w:rsidRDefault="005430CB" w:rsidP="005430CB">
      <w:pPr>
        <w:pStyle w:val="ab"/>
        <w:numPr>
          <w:ilvl w:val="1"/>
          <w:numId w:val="8"/>
        </w:numPr>
        <w:spacing w:line="360" w:lineRule="auto"/>
        <w:ind w:firstLineChars="0"/>
        <w:rPr>
          <w:ins w:id="105" w:author="dhong" w:date="2017-09-16T00:40:00Z"/>
          <w:sz w:val="28"/>
          <w:szCs w:val="28"/>
        </w:rPr>
      </w:pPr>
      <w:ins w:id="106" w:author="dhong" w:date="2017-09-16T00:40:00Z">
        <w:r w:rsidRPr="00C90B60">
          <w:rPr>
            <w:rFonts w:hint="eastAsia"/>
            <w:sz w:val="28"/>
            <w:szCs w:val="28"/>
          </w:rPr>
          <w:t>决定班级联合会的秘书长、副秘书长。</w:t>
        </w:r>
      </w:ins>
    </w:p>
    <w:p w14:paraId="235191FF" w14:textId="77777777" w:rsidR="005430CB" w:rsidRPr="00C90B60" w:rsidRDefault="005430CB" w:rsidP="005430CB">
      <w:pPr>
        <w:pStyle w:val="ab"/>
        <w:numPr>
          <w:ilvl w:val="1"/>
          <w:numId w:val="8"/>
        </w:numPr>
        <w:spacing w:line="360" w:lineRule="auto"/>
        <w:ind w:firstLineChars="0"/>
        <w:rPr>
          <w:ins w:id="107" w:author="dhong" w:date="2017-09-16T00:40:00Z"/>
          <w:sz w:val="28"/>
          <w:szCs w:val="28"/>
        </w:rPr>
      </w:pPr>
      <w:ins w:id="108" w:author="dhong" w:date="2017-09-16T00:40:00Z">
        <w:r w:rsidRPr="00C90B60">
          <w:rPr>
            <w:rFonts w:hint="eastAsia"/>
            <w:sz w:val="28"/>
            <w:szCs w:val="28"/>
          </w:rPr>
          <w:t>审议和决定班级联合会年度工作计划、报告和经费（会费）预算、实际费用的使用情况。</w:t>
        </w:r>
      </w:ins>
    </w:p>
    <w:p w14:paraId="0B5AB132" w14:textId="77777777" w:rsidR="005430CB" w:rsidRPr="00C90B60" w:rsidRDefault="005430CB" w:rsidP="005430CB">
      <w:pPr>
        <w:pStyle w:val="ab"/>
        <w:numPr>
          <w:ilvl w:val="1"/>
          <w:numId w:val="8"/>
        </w:numPr>
        <w:spacing w:line="360" w:lineRule="auto"/>
        <w:ind w:firstLineChars="0"/>
        <w:rPr>
          <w:ins w:id="109" w:author="dhong" w:date="2017-09-16T00:40:00Z"/>
          <w:sz w:val="28"/>
          <w:szCs w:val="28"/>
        </w:rPr>
      </w:pPr>
      <w:ins w:id="110" w:author="dhong" w:date="2017-09-16T00:40:00Z">
        <w:r w:rsidRPr="00C90B60">
          <w:rPr>
            <w:rFonts w:hint="eastAsia"/>
            <w:sz w:val="28"/>
            <w:szCs w:val="28"/>
          </w:rPr>
          <w:t>审批各圈子的负责人。</w:t>
        </w:r>
      </w:ins>
    </w:p>
    <w:p w14:paraId="314C6F35" w14:textId="77777777" w:rsidR="005430CB" w:rsidRPr="00C90B60" w:rsidRDefault="005430CB" w:rsidP="005430CB">
      <w:pPr>
        <w:pStyle w:val="ab"/>
        <w:numPr>
          <w:ilvl w:val="1"/>
          <w:numId w:val="8"/>
        </w:numPr>
        <w:spacing w:line="360" w:lineRule="auto"/>
        <w:ind w:firstLineChars="0"/>
        <w:rPr>
          <w:ins w:id="111" w:author="dhong" w:date="2017-09-16T00:40:00Z"/>
          <w:sz w:val="28"/>
          <w:szCs w:val="28"/>
        </w:rPr>
      </w:pPr>
      <w:ins w:id="112" w:author="dhong" w:date="2017-09-16T00:40:00Z">
        <w:r w:rsidRPr="00C90B60">
          <w:rPr>
            <w:sz w:val="28"/>
            <w:szCs w:val="28"/>
          </w:rPr>
          <w:t>行使对各级组织机构及成员的监督检举权。</w:t>
        </w:r>
      </w:ins>
    </w:p>
    <w:p w14:paraId="5C5305E4" w14:textId="77777777" w:rsidR="005430CB" w:rsidRPr="00C90B60" w:rsidRDefault="005430CB" w:rsidP="005430CB">
      <w:pPr>
        <w:spacing w:line="360" w:lineRule="auto"/>
        <w:rPr>
          <w:ins w:id="113" w:author="dhong" w:date="2017-09-16T00:40:00Z"/>
          <w:sz w:val="28"/>
          <w:szCs w:val="28"/>
        </w:rPr>
      </w:pPr>
      <w:ins w:id="114" w:author="dhong" w:date="2017-09-16T00:40:00Z">
        <w:r w:rsidRPr="00C90B60">
          <w:rPr>
            <w:rFonts w:hint="eastAsia"/>
            <w:sz w:val="28"/>
            <w:szCs w:val="28"/>
          </w:rPr>
          <w:t>（二）</w:t>
        </w:r>
        <w:commentRangeStart w:id="115"/>
        <w:r w:rsidRPr="00C90B60">
          <w:rPr>
            <w:sz w:val="28"/>
            <w:szCs w:val="28"/>
          </w:rPr>
          <w:t>秘书处</w:t>
        </w:r>
        <w:commentRangeEnd w:id="115"/>
        <w:r w:rsidRPr="00C90B60">
          <w:rPr>
            <w:rStyle w:val="ad"/>
          </w:rPr>
          <w:commentReference w:id="115"/>
        </w:r>
      </w:ins>
    </w:p>
    <w:p w14:paraId="7815DA29" w14:textId="77777777" w:rsidR="005430CB" w:rsidRPr="00C90B60" w:rsidRDefault="005430CB" w:rsidP="005430CB">
      <w:pPr>
        <w:spacing w:line="360" w:lineRule="auto"/>
        <w:ind w:firstLineChars="200" w:firstLine="560"/>
        <w:rPr>
          <w:ins w:id="116" w:author="dhong" w:date="2017-09-16T00:40:00Z"/>
          <w:sz w:val="28"/>
          <w:szCs w:val="28"/>
        </w:rPr>
      </w:pPr>
      <w:ins w:id="117" w:author="dhong" w:date="2017-09-16T00:40:00Z">
        <w:r w:rsidRPr="00C90B60">
          <w:rPr>
            <w:rFonts w:hint="eastAsia"/>
            <w:sz w:val="28"/>
            <w:szCs w:val="28"/>
          </w:rPr>
          <w:t>1.</w:t>
        </w:r>
        <w:r w:rsidRPr="00C90B60">
          <w:rPr>
            <w:rFonts w:hint="eastAsia"/>
            <w:sz w:val="28"/>
            <w:szCs w:val="28"/>
          </w:rPr>
          <w:t>秘书处作为班级联合会的常设机构，向班级联合会全体成员大会负责并报告工作。</w:t>
        </w:r>
      </w:ins>
    </w:p>
    <w:p w14:paraId="795F4B08" w14:textId="77777777" w:rsidR="005430CB" w:rsidRPr="00C90B60" w:rsidRDefault="005430CB" w:rsidP="005430CB">
      <w:pPr>
        <w:spacing w:line="360" w:lineRule="auto"/>
        <w:ind w:firstLineChars="200" w:firstLine="560"/>
        <w:rPr>
          <w:ins w:id="118" w:author="dhong" w:date="2017-09-16T00:40:00Z"/>
          <w:sz w:val="28"/>
          <w:szCs w:val="28"/>
        </w:rPr>
      </w:pPr>
      <w:ins w:id="119" w:author="dhong" w:date="2017-09-16T00:40:00Z">
        <w:r w:rsidRPr="00C90B60">
          <w:rPr>
            <w:rFonts w:hint="eastAsia"/>
            <w:sz w:val="28"/>
            <w:szCs w:val="28"/>
          </w:rPr>
          <w:t>2.</w:t>
        </w:r>
        <w:r w:rsidRPr="00C90B60">
          <w:rPr>
            <w:rFonts w:hint="eastAsia"/>
            <w:sz w:val="28"/>
            <w:szCs w:val="28"/>
          </w:rPr>
          <w:t>秘书处行驶如下职权</w:t>
        </w:r>
      </w:ins>
    </w:p>
    <w:p w14:paraId="57CE60B9" w14:textId="77777777" w:rsidR="005430CB" w:rsidRPr="00C90B60" w:rsidRDefault="005430CB" w:rsidP="005430CB">
      <w:pPr>
        <w:pStyle w:val="ab"/>
        <w:numPr>
          <w:ilvl w:val="1"/>
          <w:numId w:val="9"/>
        </w:numPr>
        <w:spacing w:line="360" w:lineRule="auto"/>
        <w:ind w:firstLineChars="0"/>
        <w:rPr>
          <w:ins w:id="120" w:author="dhong" w:date="2017-09-16T00:40:00Z"/>
          <w:sz w:val="28"/>
          <w:szCs w:val="28"/>
        </w:rPr>
      </w:pPr>
      <w:ins w:id="121" w:author="dhong" w:date="2017-09-16T00:40:00Z">
        <w:r w:rsidRPr="00C90B60">
          <w:rPr>
            <w:sz w:val="28"/>
            <w:szCs w:val="28"/>
          </w:rPr>
          <w:t>组织召开</w:t>
        </w:r>
        <w:r w:rsidRPr="00C90B60">
          <w:rPr>
            <w:rFonts w:hint="eastAsia"/>
            <w:sz w:val="28"/>
            <w:szCs w:val="28"/>
          </w:rPr>
          <w:t>班级联合会</w:t>
        </w:r>
        <w:r w:rsidRPr="00C90B60">
          <w:rPr>
            <w:sz w:val="28"/>
            <w:szCs w:val="28"/>
          </w:rPr>
          <w:t>全体成员大会</w:t>
        </w:r>
        <w:r w:rsidRPr="00C90B60">
          <w:rPr>
            <w:rFonts w:hint="eastAsia"/>
            <w:sz w:val="28"/>
            <w:szCs w:val="28"/>
          </w:rPr>
          <w:t>；</w:t>
        </w:r>
      </w:ins>
    </w:p>
    <w:p w14:paraId="23618BED" w14:textId="77777777" w:rsidR="005430CB" w:rsidRPr="00C90B60" w:rsidRDefault="005430CB" w:rsidP="005430CB">
      <w:pPr>
        <w:pStyle w:val="ab"/>
        <w:numPr>
          <w:ilvl w:val="1"/>
          <w:numId w:val="9"/>
        </w:numPr>
        <w:spacing w:line="360" w:lineRule="auto"/>
        <w:ind w:firstLineChars="0"/>
        <w:rPr>
          <w:ins w:id="122" w:author="dhong" w:date="2017-09-16T00:40:00Z"/>
          <w:sz w:val="28"/>
          <w:szCs w:val="28"/>
        </w:rPr>
      </w:pPr>
      <w:ins w:id="123" w:author="dhong" w:date="2017-09-16T00:40:00Z">
        <w:r w:rsidRPr="00C90B60">
          <w:rPr>
            <w:rFonts w:hint="eastAsia"/>
            <w:sz w:val="28"/>
            <w:szCs w:val="28"/>
          </w:rPr>
          <w:t>执行班级联合会全体成员大会的决定和决议；</w:t>
        </w:r>
      </w:ins>
    </w:p>
    <w:p w14:paraId="7041BA18" w14:textId="77777777" w:rsidR="005430CB" w:rsidRPr="00C90B60" w:rsidRDefault="005430CB" w:rsidP="005430CB">
      <w:pPr>
        <w:pStyle w:val="ab"/>
        <w:numPr>
          <w:ilvl w:val="1"/>
          <w:numId w:val="9"/>
        </w:numPr>
        <w:spacing w:line="360" w:lineRule="auto"/>
        <w:ind w:firstLineChars="0"/>
        <w:rPr>
          <w:ins w:id="124" w:author="dhong" w:date="2017-09-16T00:40:00Z"/>
          <w:sz w:val="28"/>
          <w:szCs w:val="28"/>
        </w:rPr>
      </w:pPr>
      <w:ins w:id="125" w:author="dhong" w:date="2017-09-16T00:40:00Z">
        <w:r w:rsidRPr="00C90B60">
          <w:rPr>
            <w:rFonts w:hint="eastAsia"/>
            <w:sz w:val="28"/>
            <w:szCs w:val="28"/>
          </w:rPr>
          <w:t>负责班级联合会的日常工作。</w:t>
        </w:r>
      </w:ins>
    </w:p>
    <w:p w14:paraId="248D10FF" w14:textId="77777777" w:rsidR="005430CB" w:rsidRPr="00C90B60" w:rsidRDefault="005430CB" w:rsidP="005430CB">
      <w:pPr>
        <w:pStyle w:val="ab"/>
        <w:numPr>
          <w:ilvl w:val="1"/>
          <w:numId w:val="9"/>
        </w:numPr>
        <w:spacing w:line="360" w:lineRule="auto"/>
        <w:ind w:firstLineChars="0"/>
        <w:rPr>
          <w:ins w:id="126" w:author="dhong" w:date="2017-09-16T00:40:00Z"/>
          <w:sz w:val="28"/>
          <w:szCs w:val="28"/>
        </w:rPr>
      </w:pPr>
      <w:ins w:id="127" w:author="dhong" w:date="2017-09-16T00:40:00Z">
        <w:r w:rsidRPr="00C90B60">
          <w:rPr>
            <w:rFonts w:hint="eastAsia"/>
            <w:sz w:val="28"/>
            <w:szCs w:val="28"/>
          </w:rPr>
          <w:t>管理班级联合会的全部活动经费。</w:t>
        </w:r>
      </w:ins>
    </w:p>
    <w:p w14:paraId="52D1DE3A" w14:textId="77777777" w:rsidR="005430CB" w:rsidRPr="00C90B60" w:rsidRDefault="005430CB" w:rsidP="005430CB">
      <w:pPr>
        <w:pStyle w:val="ab"/>
        <w:numPr>
          <w:ilvl w:val="1"/>
          <w:numId w:val="9"/>
        </w:numPr>
        <w:spacing w:line="360" w:lineRule="auto"/>
        <w:ind w:firstLineChars="0"/>
        <w:rPr>
          <w:ins w:id="128" w:author="dhong" w:date="2017-09-16T00:40:00Z"/>
          <w:sz w:val="28"/>
          <w:szCs w:val="28"/>
        </w:rPr>
      </w:pPr>
      <w:ins w:id="129" w:author="dhong" w:date="2017-09-16T00:40:00Z">
        <w:r w:rsidRPr="00C90B60">
          <w:rPr>
            <w:sz w:val="28"/>
            <w:szCs w:val="28"/>
          </w:rPr>
          <w:t>批准圈子申请的领域范围</w:t>
        </w:r>
        <w:r w:rsidRPr="00C90B60">
          <w:rPr>
            <w:rFonts w:hint="eastAsia"/>
            <w:sz w:val="28"/>
            <w:szCs w:val="28"/>
          </w:rPr>
          <w:t>。</w:t>
        </w:r>
      </w:ins>
    </w:p>
    <w:p w14:paraId="58473DDF" w14:textId="77777777" w:rsidR="005430CB" w:rsidRPr="00C90B60" w:rsidRDefault="005430CB" w:rsidP="005430CB">
      <w:pPr>
        <w:pStyle w:val="ab"/>
        <w:numPr>
          <w:ilvl w:val="1"/>
          <w:numId w:val="9"/>
        </w:numPr>
        <w:spacing w:line="360" w:lineRule="auto"/>
        <w:ind w:firstLineChars="0"/>
        <w:rPr>
          <w:ins w:id="130" w:author="dhong" w:date="2017-09-16T00:40:00Z"/>
          <w:sz w:val="28"/>
          <w:szCs w:val="28"/>
        </w:rPr>
      </w:pPr>
      <w:ins w:id="131" w:author="dhong" w:date="2017-09-16T00:40:00Z">
        <w:r w:rsidRPr="00C90B60">
          <w:rPr>
            <w:sz w:val="28"/>
            <w:szCs w:val="28"/>
          </w:rPr>
          <w:t>任命圈子</w:t>
        </w:r>
        <w:r w:rsidRPr="00C90B60">
          <w:rPr>
            <w:rFonts w:hint="eastAsia"/>
            <w:sz w:val="28"/>
            <w:szCs w:val="28"/>
          </w:rPr>
          <w:t>负责人。</w:t>
        </w:r>
      </w:ins>
    </w:p>
    <w:p w14:paraId="401D75F1" w14:textId="77777777" w:rsidR="005430CB" w:rsidRPr="00C90B60" w:rsidRDefault="005430CB" w:rsidP="005430CB">
      <w:pPr>
        <w:spacing w:line="360" w:lineRule="auto"/>
        <w:rPr>
          <w:ins w:id="132" w:author="dhong" w:date="2017-09-16T00:40:00Z"/>
          <w:sz w:val="28"/>
          <w:szCs w:val="28"/>
        </w:rPr>
      </w:pPr>
      <w:ins w:id="133" w:author="dhong" w:date="2017-09-16T00:40:00Z">
        <w:r w:rsidRPr="00C90B60">
          <w:rPr>
            <w:rFonts w:hint="eastAsia"/>
            <w:sz w:val="28"/>
            <w:szCs w:val="28"/>
          </w:rPr>
          <w:t>（三）</w:t>
        </w:r>
        <w:commentRangeStart w:id="134"/>
        <w:r w:rsidRPr="00C90B60">
          <w:rPr>
            <w:sz w:val="28"/>
            <w:szCs w:val="28"/>
          </w:rPr>
          <w:t>秘书长</w:t>
        </w:r>
        <w:commentRangeEnd w:id="134"/>
        <w:r w:rsidRPr="00C90B60">
          <w:rPr>
            <w:rStyle w:val="ad"/>
          </w:rPr>
          <w:commentReference w:id="134"/>
        </w:r>
      </w:ins>
    </w:p>
    <w:p w14:paraId="454287E6" w14:textId="77777777" w:rsidR="005430CB" w:rsidRPr="00C90B60" w:rsidRDefault="005430CB" w:rsidP="005430CB">
      <w:pPr>
        <w:spacing w:line="360" w:lineRule="auto"/>
        <w:ind w:firstLineChars="200" w:firstLine="560"/>
        <w:rPr>
          <w:ins w:id="135" w:author="dhong" w:date="2017-09-16T00:40:00Z"/>
          <w:sz w:val="28"/>
          <w:szCs w:val="28"/>
        </w:rPr>
      </w:pPr>
      <w:ins w:id="136" w:author="dhong" w:date="2017-09-16T00:40:00Z">
        <w:r w:rsidRPr="00C90B60">
          <w:rPr>
            <w:rFonts w:hint="eastAsia"/>
            <w:sz w:val="28"/>
            <w:szCs w:val="28"/>
          </w:rPr>
          <w:t>1.</w:t>
        </w:r>
        <w:r w:rsidRPr="00C90B60">
          <w:rPr>
            <w:sz w:val="28"/>
            <w:szCs w:val="28"/>
          </w:rPr>
          <w:t>负责主持召开全体成员大会。</w:t>
        </w:r>
      </w:ins>
    </w:p>
    <w:p w14:paraId="24646B3B" w14:textId="77777777" w:rsidR="005430CB" w:rsidRPr="00C90B60" w:rsidRDefault="005430CB" w:rsidP="005430CB">
      <w:pPr>
        <w:spacing w:line="360" w:lineRule="auto"/>
        <w:ind w:firstLineChars="200" w:firstLine="560"/>
        <w:rPr>
          <w:ins w:id="137" w:author="dhong" w:date="2017-09-16T00:40:00Z"/>
          <w:sz w:val="28"/>
          <w:szCs w:val="28"/>
        </w:rPr>
      </w:pPr>
      <w:ins w:id="138" w:author="dhong" w:date="2017-09-16T00:40:00Z">
        <w:r w:rsidRPr="00C90B60">
          <w:rPr>
            <w:rFonts w:hint="eastAsia"/>
            <w:sz w:val="28"/>
            <w:szCs w:val="28"/>
          </w:rPr>
          <w:t>2.</w:t>
        </w:r>
        <w:r w:rsidRPr="00C90B60">
          <w:rPr>
            <w:sz w:val="28"/>
            <w:szCs w:val="28"/>
          </w:rPr>
          <w:t>负责班级</w:t>
        </w:r>
        <w:r w:rsidRPr="00C90B60">
          <w:rPr>
            <w:rFonts w:hint="eastAsia"/>
            <w:sz w:val="28"/>
            <w:szCs w:val="28"/>
          </w:rPr>
          <w:t>联合会与学校、班级及</w:t>
        </w:r>
        <w:r w:rsidRPr="00C90B60">
          <w:rPr>
            <w:sz w:val="28"/>
            <w:szCs w:val="28"/>
          </w:rPr>
          <w:t>与外部</w:t>
        </w:r>
        <w:r w:rsidRPr="00C90B60">
          <w:rPr>
            <w:rFonts w:hint="eastAsia"/>
            <w:sz w:val="28"/>
            <w:szCs w:val="28"/>
          </w:rPr>
          <w:t>的</w:t>
        </w:r>
        <w:r w:rsidRPr="00C90B60">
          <w:rPr>
            <w:sz w:val="28"/>
            <w:szCs w:val="28"/>
          </w:rPr>
          <w:t>重大事项沟通、协调</w:t>
        </w:r>
        <w:r w:rsidRPr="00C90B60">
          <w:rPr>
            <w:rFonts w:hint="eastAsia"/>
            <w:sz w:val="28"/>
            <w:szCs w:val="28"/>
          </w:rPr>
          <w:t>。保障同学的权益，维护学校和班级联合会的声誉。</w:t>
        </w:r>
      </w:ins>
    </w:p>
    <w:p w14:paraId="3B7286C2" w14:textId="77777777" w:rsidR="005430CB" w:rsidRPr="00C90B60" w:rsidRDefault="005430CB" w:rsidP="005430CB">
      <w:pPr>
        <w:spacing w:line="360" w:lineRule="auto"/>
        <w:ind w:firstLineChars="200" w:firstLine="560"/>
        <w:rPr>
          <w:ins w:id="139" w:author="dhong" w:date="2017-09-16T00:40:00Z"/>
          <w:sz w:val="28"/>
          <w:szCs w:val="28"/>
        </w:rPr>
      </w:pPr>
      <w:ins w:id="140" w:author="dhong" w:date="2017-09-16T00:40:00Z">
        <w:r w:rsidRPr="00C90B60">
          <w:rPr>
            <w:rFonts w:hint="eastAsia"/>
            <w:sz w:val="28"/>
            <w:szCs w:val="28"/>
          </w:rPr>
          <w:t>3.</w:t>
        </w:r>
        <w:r w:rsidRPr="00C90B60">
          <w:rPr>
            <w:rFonts w:hint="eastAsia"/>
            <w:sz w:val="28"/>
            <w:szCs w:val="28"/>
          </w:rPr>
          <w:t>维护和扩大圈子的活动。</w:t>
        </w:r>
      </w:ins>
    </w:p>
    <w:p w14:paraId="33A88F87" w14:textId="77777777" w:rsidR="005430CB" w:rsidRPr="00C90B60" w:rsidRDefault="005430CB" w:rsidP="005430CB">
      <w:pPr>
        <w:spacing w:line="360" w:lineRule="auto"/>
        <w:ind w:firstLineChars="200" w:firstLine="560"/>
        <w:rPr>
          <w:ins w:id="141" w:author="dhong" w:date="2017-09-16T00:40:00Z"/>
          <w:sz w:val="28"/>
          <w:szCs w:val="28"/>
        </w:rPr>
      </w:pPr>
      <w:ins w:id="142" w:author="dhong" w:date="2017-09-16T00:40:00Z">
        <w:r w:rsidRPr="00C90B60">
          <w:rPr>
            <w:rFonts w:hint="eastAsia"/>
            <w:sz w:val="28"/>
            <w:szCs w:val="28"/>
          </w:rPr>
          <w:lastRenderedPageBreak/>
          <w:t>3.</w:t>
        </w:r>
        <w:r w:rsidRPr="00C90B60">
          <w:rPr>
            <w:rFonts w:hint="eastAsia"/>
            <w:sz w:val="28"/>
            <w:szCs w:val="28"/>
          </w:rPr>
          <w:t>对外代表</w:t>
        </w:r>
        <w:r w:rsidRPr="00C90B60">
          <w:rPr>
            <w:rFonts w:hint="eastAsia"/>
            <w:sz w:val="28"/>
            <w:szCs w:val="28"/>
          </w:rPr>
          <w:t>MEM</w:t>
        </w:r>
        <w:r w:rsidRPr="00C90B60">
          <w:rPr>
            <w:rFonts w:hint="eastAsia"/>
            <w:sz w:val="28"/>
            <w:szCs w:val="28"/>
          </w:rPr>
          <w:t>班级联合会。</w:t>
        </w:r>
      </w:ins>
    </w:p>
    <w:p w14:paraId="6496F9B8" w14:textId="77777777" w:rsidR="005430CB" w:rsidRPr="00C90B60" w:rsidRDefault="005430CB" w:rsidP="005430CB">
      <w:pPr>
        <w:spacing w:line="360" w:lineRule="auto"/>
        <w:ind w:firstLineChars="200" w:firstLine="560"/>
        <w:rPr>
          <w:ins w:id="143" w:author="dhong" w:date="2017-09-16T00:40:00Z"/>
          <w:sz w:val="28"/>
          <w:szCs w:val="28"/>
        </w:rPr>
      </w:pPr>
      <w:ins w:id="144" w:author="dhong" w:date="2017-09-16T00:40:00Z">
        <w:r w:rsidRPr="00C90B60">
          <w:rPr>
            <w:rFonts w:hint="eastAsia"/>
            <w:sz w:val="28"/>
            <w:szCs w:val="28"/>
          </w:rPr>
          <w:t>4.</w:t>
        </w:r>
        <w:r w:rsidRPr="00C90B60">
          <w:rPr>
            <w:rFonts w:hint="eastAsia"/>
            <w:sz w:val="28"/>
            <w:szCs w:val="28"/>
          </w:rPr>
          <w:t>通过搭建社群网络经验互动平台和市场推广活动，持续提升</w:t>
        </w:r>
        <w:r w:rsidRPr="00C90B60">
          <w:rPr>
            <w:rFonts w:hint="eastAsia"/>
            <w:sz w:val="28"/>
            <w:szCs w:val="28"/>
          </w:rPr>
          <w:t>MEM</w:t>
        </w:r>
        <w:r w:rsidRPr="00C90B60">
          <w:rPr>
            <w:rFonts w:hint="eastAsia"/>
            <w:sz w:val="28"/>
            <w:szCs w:val="28"/>
          </w:rPr>
          <w:t>班级联合会的品牌和形象。</w:t>
        </w:r>
      </w:ins>
    </w:p>
    <w:p w14:paraId="0EF6F338" w14:textId="77777777" w:rsidR="005430CB" w:rsidRPr="00C90B60" w:rsidRDefault="005430CB" w:rsidP="005430CB">
      <w:pPr>
        <w:spacing w:line="360" w:lineRule="auto"/>
        <w:rPr>
          <w:ins w:id="145" w:author="dhong" w:date="2017-09-16T00:40:00Z"/>
          <w:sz w:val="28"/>
          <w:szCs w:val="28"/>
        </w:rPr>
      </w:pPr>
      <w:ins w:id="146" w:author="dhong" w:date="2017-09-16T00:40:00Z">
        <w:r w:rsidRPr="00C90B60">
          <w:rPr>
            <w:rFonts w:hint="eastAsia"/>
            <w:sz w:val="28"/>
            <w:szCs w:val="28"/>
          </w:rPr>
          <w:t>（四）圈子</w:t>
        </w:r>
      </w:ins>
    </w:p>
    <w:p w14:paraId="32DD69FC" w14:textId="77777777" w:rsidR="005430CB" w:rsidRPr="00C90B60" w:rsidRDefault="005430CB" w:rsidP="005430CB">
      <w:pPr>
        <w:spacing w:line="360" w:lineRule="auto"/>
        <w:ind w:firstLineChars="200" w:firstLine="560"/>
        <w:rPr>
          <w:ins w:id="147" w:author="dhong" w:date="2017-09-16T00:40:00Z"/>
          <w:sz w:val="28"/>
          <w:szCs w:val="28"/>
        </w:rPr>
      </w:pPr>
      <w:ins w:id="148" w:author="dhong" w:date="2017-09-16T00:40:00Z">
        <w:r w:rsidRPr="00C90B60">
          <w:rPr>
            <w:rFonts w:hint="eastAsia"/>
            <w:sz w:val="28"/>
            <w:szCs w:val="28"/>
          </w:rPr>
          <w:t>1.</w:t>
        </w:r>
        <w:r w:rsidRPr="00C90B60">
          <w:rPr>
            <w:sz w:val="28"/>
            <w:szCs w:val="28"/>
          </w:rPr>
          <w:t>对</w:t>
        </w:r>
        <w:r w:rsidRPr="00C90B60">
          <w:rPr>
            <w:sz w:val="28"/>
            <w:szCs w:val="28"/>
          </w:rPr>
          <w:t>MEM</w:t>
        </w:r>
        <w:r w:rsidRPr="00C90B60">
          <w:rPr>
            <w:sz w:val="28"/>
            <w:szCs w:val="28"/>
          </w:rPr>
          <w:t>中心下发的任务形成特定</w:t>
        </w:r>
        <w:r w:rsidRPr="00C90B60">
          <w:rPr>
            <w:rFonts w:hint="eastAsia"/>
            <w:sz w:val="28"/>
            <w:szCs w:val="28"/>
          </w:rPr>
          <w:t>“圈子”，开展圈子活动。</w:t>
        </w:r>
      </w:ins>
    </w:p>
    <w:p w14:paraId="7337BCB0" w14:textId="77777777" w:rsidR="005430CB" w:rsidRPr="00C90B60" w:rsidRDefault="005430CB" w:rsidP="005430CB">
      <w:pPr>
        <w:spacing w:line="360" w:lineRule="auto"/>
        <w:ind w:firstLineChars="200" w:firstLine="560"/>
        <w:rPr>
          <w:ins w:id="149" w:author="dhong" w:date="2017-09-16T00:40:00Z"/>
          <w:sz w:val="28"/>
          <w:szCs w:val="28"/>
        </w:rPr>
      </w:pPr>
      <w:ins w:id="150" w:author="dhong" w:date="2017-09-16T00:40:00Z">
        <w:r w:rsidRPr="00C90B60">
          <w:rPr>
            <w:rFonts w:hint="eastAsia"/>
            <w:sz w:val="28"/>
            <w:szCs w:val="28"/>
          </w:rPr>
          <w:t>2.</w:t>
        </w:r>
        <w:r w:rsidRPr="00C90B60">
          <w:rPr>
            <w:rFonts w:hint="eastAsia"/>
            <w:sz w:val="28"/>
            <w:szCs w:val="28"/>
          </w:rPr>
          <w:t>全部班级成员可以通过“议案”申请活动，根据各自行业、兴趣或专业形成圈子。</w:t>
        </w:r>
      </w:ins>
    </w:p>
    <w:p w14:paraId="3C4EAB77" w14:textId="77777777" w:rsidR="005430CB" w:rsidRPr="00C90B60" w:rsidRDefault="005430CB" w:rsidP="005430CB">
      <w:pPr>
        <w:widowControl/>
        <w:jc w:val="left"/>
        <w:rPr>
          <w:ins w:id="151" w:author="dhong" w:date="2017-09-16T00:40:00Z"/>
          <w:rFonts w:ascii="DejaVu Sans" w:hAnsi="DejaVu Sans" w:cs="DejaVu Sans"/>
          <w:sz w:val="24"/>
          <w:szCs w:val="24"/>
        </w:rPr>
      </w:pPr>
      <w:ins w:id="152" w:author="dhong" w:date="2017-09-16T00:40:00Z">
        <w:r w:rsidRPr="00C90B60">
          <w:rPr>
            <w:rFonts w:ascii="DejaVu Sans" w:hAnsi="DejaVu Sans" w:cs="DejaVu Sans"/>
            <w:sz w:val="24"/>
            <w:szCs w:val="24"/>
          </w:rPr>
          <w:br w:type="page"/>
        </w:r>
      </w:ins>
    </w:p>
    <w:p w14:paraId="5D6FF2FB" w14:textId="7F9BC4A4" w:rsidR="008B18C5" w:rsidDel="005430CB" w:rsidRDefault="008B18C5" w:rsidP="00973150">
      <w:pPr>
        <w:pStyle w:val="ab"/>
        <w:numPr>
          <w:ilvl w:val="0"/>
          <w:numId w:val="3"/>
        </w:numPr>
        <w:spacing w:beforeLines="50" w:before="156" w:afterLines="50" w:after="156" w:line="360" w:lineRule="auto"/>
        <w:ind w:left="1134" w:firstLineChars="0" w:hanging="1134"/>
        <w:rPr>
          <w:del w:id="153" w:author="dhong" w:date="2017-09-16T00:40:00Z"/>
          <w:sz w:val="28"/>
          <w:szCs w:val="28"/>
        </w:rPr>
      </w:pPr>
      <w:del w:id="154" w:author="dhong" w:date="2017-09-16T00:40:00Z">
        <w:r w:rsidDel="005430CB">
          <w:rPr>
            <w:sz w:val="28"/>
            <w:szCs w:val="28"/>
          </w:rPr>
          <w:lastRenderedPageBreak/>
          <w:delText>机构设置</w:delText>
        </w:r>
      </w:del>
    </w:p>
    <w:p w14:paraId="2AC97029" w14:textId="29755170" w:rsidR="00CC4A60" w:rsidDel="005430CB" w:rsidRDefault="00813CF4" w:rsidP="00F73905">
      <w:pPr>
        <w:spacing w:line="360" w:lineRule="auto"/>
        <w:ind w:firstLineChars="200" w:firstLine="560"/>
        <w:rPr>
          <w:del w:id="155" w:author="dhong" w:date="2017-09-16T00:40:00Z"/>
          <w:sz w:val="28"/>
          <w:szCs w:val="28"/>
        </w:rPr>
      </w:pPr>
      <w:del w:id="156" w:author="dhong" w:date="2017-09-16T00:40:00Z">
        <w:r w:rsidRPr="00F73905" w:rsidDel="005430CB">
          <w:rPr>
            <w:sz w:val="28"/>
            <w:szCs w:val="28"/>
          </w:rPr>
          <w:delText>常设组织机构为统一组织调配</w:delText>
        </w:r>
        <w:r w:rsidRPr="00F73905" w:rsidDel="005430CB">
          <w:rPr>
            <w:sz w:val="28"/>
            <w:szCs w:val="28"/>
          </w:rPr>
          <w:delText>MEM</w:delText>
        </w:r>
        <w:r w:rsidRPr="00F73905" w:rsidDel="005430CB">
          <w:rPr>
            <w:sz w:val="28"/>
            <w:szCs w:val="28"/>
          </w:rPr>
          <w:delText>班级资源，更好地服务同学，高效处理问题，</w:delText>
        </w:r>
        <w:r w:rsidRPr="00F73905" w:rsidDel="005430CB">
          <w:rPr>
            <w:sz w:val="28"/>
            <w:szCs w:val="28"/>
          </w:rPr>
          <w:delText>MEM</w:delText>
        </w:r>
        <w:r w:rsidRPr="00F73905" w:rsidDel="005430CB">
          <w:rPr>
            <w:sz w:val="28"/>
            <w:szCs w:val="28"/>
          </w:rPr>
          <w:delText>班设置以下常设机构：秘书处。</w:delText>
        </w:r>
      </w:del>
    </w:p>
    <w:p w14:paraId="0CE09ABB" w14:textId="2B1C0043" w:rsidR="00030D9D" w:rsidRPr="00F73905" w:rsidDel="005430CB" w:rsidRDefault="00973150" w:rsidP="00F73905">
      <w:pPr>
        <w:spacing w:line="360" w:lineRule="auto"/>
        <w:ind w:firstLineChars="200" w:firstLine="560"/>
        <w:rPr>
          <w:del w:id="157" w:author="dhong" w:date="2017-09-16T00:40:00Z"/>
          <w:sz w:val="28"/>
          <w:szCs w:val="28"/>
        </w:rPr>
      </w:pPr>
      <w:del w:id="158" w:author="dhong" w:date="2017-09-16T00:40:00Z">
        <w:r w:rsidDel="005430CB">
          <w:rPr>
            <w:noProof/>
            <w:sz w:val="28"/>
            <w:szCs w:val="28"/>
            <w:rPrChange w:id="159" w:author="Unknown">
              <w:rPr>
                <w:noProof/>
              </w:rPr>
            </w:rPrChange>
          </w:rPr>
          <mc:AlternateContent>
            <mc:Choice Requires="wps">
              <w:drawing>
                <wp:anchor distT="0" distB="0" distL="114300" distR="114300" simplePos="0" relativeHeight="251627520" behindDoc="0" locked="0" layoutInCell="1" allowOverlap="1" wp14:anchorId="3A876C79" wp14:editId="78593206">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0B7AD65B"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876C79"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14:paraId="0B7AD65B"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sidDel="005430CB">
          <w:rPr>
            <w:noProof/>
            <w:sz w:val="28"/>
            <w:szCs w:val="28"/>
            <w:rPrChange w:id="160" w:author="Unknown">
              <w:rPr>
                <w:noProof/>
              </w:rPr>
            </w:rPrChange>
          </w:rPr>
          <mc:AlternateContent>
            <mc:Choice Requires="wps">
              <w:drawing>
                <wp:anchor distT="0" distB="0" distL="114300" distR="114300" simplePos="0" relativeHeight="251654144" behindDoc="0" locked="0" layoutInCell="1" allowOverlap="1" wp14:anchorId="10E108BE" wp14:editId="24191E8B">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C8032B1" id="椭圆 289" o:spid="_x0000_s1026" style="position:absolute;left:0;text-align:left;margin-left:65.6pt;margin-top:22.7pt;width:309pt;height:8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del>
    </w:p>
    <w:p w14:paraId="1F9CB680" w14:textId="5819C55B" w:rsidR="00C20976" w:rsidRPr="0009173B" w:rsidDel="005430CB" w:rsidRDefault="00973150" w:rsidP="00C20976">
      <w:pPr>
        <w:pStyle w:val="ab"/>
        <w:ind w:left="566" w:firstLineChars="0" w:firstLine="0"/>
        <w:rPr>
          <w:del w:id="161" w:author="dhong" w:date="2017-09-16T00:40:00Z"/>
          <w:sz w:val="28"/>
          <w:szCs w:val="28"/>
        </w:rPr>
      </w:pPr>
      <w:del w:id="162" w:author="dhong" w:date="2017-09-16T00:40:00Z">
        <w:r w:rsidDel="005430CB">
          <w:rPr>
            <w:noProof/>
            <w:sz w:val="28"/>
            <w:szCs w:val="28"/>
            <w:rPrChange w:id="163" w:author="Unknown">
              <w:rPr>
                <w:noProof/>
              </w:rPr>
            </w:rPrChange>
          </w:rPr>
          <mc:AlternateContent>
            <mc:Choice Requires="wps">
              <w:drawing>
                <wp:anchor distT="0" distB="0" distL="114298" distR="114298" simplePos="0" relativeHeight="251629568" behindDoc="0" locked="0" layoutInCell="1" allowOverlap="1" wp14:anchorId="72B572D7" wp14:editId="360392B9">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57410DB" id="直接连接符 9" o:spid="_x0000_s1026" style="position:absolute;left:0;text-align:left;z-index:251629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del>
    </w:p>
    <w:p w14:paraId="5A1219AD" w14:textId="0FC083C8" w:rsidR="0009173B" w:rsidDel="005430CB" w:rsidRDefault="00973150" w:rsidP="00C20976">
      <w:pPr>
        <w:pStyle w:val="ab"/>
        <w:ind w:left="566" w:firstLineChars="0" w:firstLine="0"/>
        <w:rPr>
          <w:del w:id="164" w:author="dhong" w:date="2017-09-16T00:40:00Z"/>
          <w:sz w:val="28"/>
          <w:szCs w:val="28"/>
        </w:rPr>
      </w:pPr>
      <w:del w:id="165" w:author="dhong" w:date="2017-09-16T00:40:00Z">
        <w:r w:rsidDel="005430CB">
          <w:rPr>
            <w:noProof/>
            <w:sz w:val="28"/>
            <w:szCs w:val="28"/>
            <w:rPrChange w:id="166" w:author="Unknown">
              <w:rPr>
                <w:noProof/>
              </w:rPr>
            </w:rPrChange>
          </w:rPr>
          <mc:AlternateContent>
            <mc:Choice Requires="wps">
              <w:drawing>
                <wp:anchor distT="0" distB="0" distL="114300" distR="114300" simplePos="0" relativeHeight="251628544" behindDoc="0" locked="0" layoutInCell="1" allowOverlap="1" wp14:anchorId="42209D59" wp14:editId="78412683">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3AE951CD"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209D59" id="_x0000_s1028" type="#_x0000_t202" style="position:absolute;left:0;text-align:left;margin-left:168pt;margin-top:8.2pt;width:105.5pt;height:27.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14:paraId="3AE951CD"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del>
    </w:p>
    <w:p w14:paraId="036FDF23" w14:textId="46D61E39" w:rsidR="007C2C58" w:rsidDel="005430CB" w:rsidRDefault="00973150" w:rsidP="007C2C58">
      <w:pPr>
        <w:pStyle w:val="ab"/>
        <w:ind w:left="566" w:firstLineChars="0" w:firstLine="0"/>
        <w:rPr>
          <w:del w:id="167" w:author="dhong" w:date="2017-09-16T00:40:00Z"/>
          <w:sz w:val="28"/>
          <w:szCs w:val="28"/>
        </w:rPr>
      </w:pPr>
      <w:del w:id="168" w:author="dhong" w:date="2017-09-16T00:40:00Z">
        <w:r w:rsidDel="005430CB">
          <w:rPr>
            <w:noProof/>
            <w:sz w:val="28"/>
            <w:szCs w:val="28"/>
            <w:rPrChange w:id="169" w:author="Unknown">
              <w:rPr>
                <w:noProof/>
              </w:rPr>
            </w:rPrChange>
          </w:rPr>
          <mc:AlternateContent>
            <mc:Choice Requires="wps">
              <w:drawing>
                <wp:anchor distT="0" distB="0" distL="114298" distR="114298" simplePos="0" relativeHeight="251648000" behindDoc="0" locked="0" layoutInCell="1" allowOverlap="1" wp14:anchorId="766F5EDB" wp14:editId="2996EDB9">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3F24E" id="直接连接符 24" o:spid="_x0000_s1026" style="position:absolute;left:0;text-align:left;flip:y;z-index:251648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sidDel="005430CB">
          <w:rPr>
            <w:noProof/>
            <w:sz w:val="28"/>
            <w:szCs w:val="28"/>
            <w:rPrChange w:id="170" w:author="Unknown">
              <w:rPr>
                <w:noProof/>
              </w:rPr>
            </w:rPrChange>
          </w:rPr>
          <mc:AlternateContent>
            <mc:Choice Requires="wps">
              <w:drawing>
                <wp:anchor distT="0" distB="0" distL="114298" distR="114298" simplePos="0" relativeHeight="251649024" behindDoc="0" locked="0" layoutInCell="1" allowOverlap="1" wp14:anchorId="1E2A96EB" wp14:editId="62EC7E80">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FFDBAE" id="直接连接符 20" o:spid="_x0000_s1026" style="position:absolute;left:0;text-align:left;z-index:2516490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sidDel="005430CB">
          <w:rPr>
            <w:noProof/>
            <w:sz w:val="28"/>
            <w:szCs w:val="28"/>
            <w:rPrChange w:id="171" w:author="Unknown">
              <w:rPr>
                <w:noProof/>
              </w:rPr>
            </w:rPrChange>
          </w:rPr>
          <mc:AlternateContent>
            <mc:Choice Requires="wps">
              <w:drawing>
                <wp:anchor distT="0" distB="0" distL="114298" distR="114298" simplePos="0" relativeHeight="251650048" behindDoc="0" locked="0" layoutInCell="1" allowOverlap="1" wp14:anchorId="25BDD921" wp14:editId="7F3F9EA7">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FFE9EF8" id="直接连接符 23" o:spid="_x0000_s1026" style="position:absolute;left:0;text-align:left;z-index:251650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sidDel="005430CB">
          <w:rPr>
            <w:noProof/>
            <w:sz w:val="28"/>
            <w:szCs w:val="28"/>
            <w:rPrChange w:id="172" w:author="Unknown">
              <w:rPr>
                <w:noProof/>
              </w:rPr>
            </w:rPrChange>
          </w:rPr>
          <mc:AlternateContent>
            <mc:Choice Requires="wps">
              <w:drawing>
                <wp:anchor distT="0" distB="0" distL="114298" distR="114298" simplePos="0" relativeHeight="251651072" behindDoc="0" locked="0" layoutInCell="1" allowOverlap="1" wp14:anchorId="46B65A70" wp14:editId="5CB85892">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7613C86" id="直接连接符 22" o:spid="_x0000_s1026" style="position:absolute;left:0;text-align:left;z-index:2516510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sidDel="005430CB">
          <w:rPr>
            <w:noProof/>
            <w:sz w:val="28"/>
            <w:szCs w:val="28"/>
            <w:rPrChange w:id="173" w:author="Unknown">
              <w:rPr>
                <w:noProof/>
              </w:rPr>
            </w:rPrChange>
          </w:rPr>
          <mc:AlternateContent>
            <mc:Choice Requires="wps">
              <w:drawing>
                <wp:anchor distT="0" distB="0" distL="114298" distR="114298" simplePos="0" relativeHeight="251653120" behindDoc="0" locked="0" layoutInCell="1" allowOverlap="1" wp14:anchorId="272AC9BC" wp14:editId="2F89EBF8">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6B43AEE" id="直接连接符 288" o:spid="_x0000_s1026" style="position:absolute;left:0;text-align:left;flip:x;z-index:251653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sidDel="005430CB">
          <w:rPr>
            <w:noProof/>
            <w:sz w:val="28"/>
            <w:szCs w:val="28"/>
            <w:rPrChange w:id="174" w:author="Unknown">
              <w:rPr>
                <w:noProof/>
              </w:rPr>
            </w:rPrChange>
          </w:rPr>
          <mc:AlternateContent>
            <mc:Choice Requires="wps">
              <w:drawing>
                <wp:anchor distT="4294967294" distB="4294967294" distL="114300" distR="114300" simplePos="0" relativeHeight="251636736" behindDoc="0" locked="0" layoutInCell="1" allowOverlap="1" wp14:anchorId="592E452F" wp14:editId="5F210FD6">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09B3E" id="直接连接符 15" o:spid="_x0000_s1026" style="position:absolute;left:0;text-align:left;z-index:251636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sidDel="005430CB">
          <w:rPr>
            <w:noProof/>
            <w:sz w:val="28"/>
            <w:szCs w:val="28"/>
            <w:rPrChange w:id="175" w:author="Unknown">
              <w:rPr>
                <w:noProof/>
              </w:rPr>
            </w:rPrChange>
          </w:rPr>
          <mc:AlternateContent>
            <mc:Choice Requires="wps">
              <w:drawing>
                <wp:anchor distT="0" distB="0" distL="114298" distR="114298" simplePos="0" relativeHeight="251641856" behindDoc="0" locked="0" layoutInCell="1" allowOverlap="1" wp14:anchorId="126976F0" wp14:editId="730481C4">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5DF7F0" id="直接连接符 25" o:spid="_x0000_s1026" style="position:absolute;left:0;text-align:left;z-index:251641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sidDel="005430CB">
          <w:rPr>
            <w:noProof/>
            <w:sz w:val="28"/>
            <w:szCs w:val="28"/>
            <w:rPrChange w:id="176" w:author="Unknown">
              <w:rPr>
                <w:noProof/>
              </w:rPr>
            </w:rPrChange>
          </w:rPr>
          <mc:AlternateContent>
            <mc:Choice Requires="wps">
              <w:drawing>
                <wp:anchor distT="0" distB="0" distL="114298" distR="114298" simplePos="0" relativeHeight="251638784" behindDoc="0" locked="0" layoutInCell="1" allowOverlap="1" wp14:anchorId="0EF33F55" wp14:editId="24D14E90">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5691DC8" id="直接连接符 17" o:spid="_x0000_s1026" style="position:absolute;left:0;text-align:left;z-index:251638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sidDel="005430CB">
          <w:rPr>
            <w:noProof/>
            <w:sz w:val="28"/>
            <w:szCs w:val="28"/>
            <w:rPrChange w:id="177" w:author="Unknown">
              <w:rPr>
                <w:noProof/>
              </w:rPr>
            </w:rPrChange>
          </w:rPr>
          <mc:AlternateContent>
            <mc:Choice Requires="wps">
              <w:drawing>
                <wp:anchor distT="0" distB="0" distL="114298" distR="114298" simplePos="0" relativeHeight="251640832" behindDoc="0" locked="0" layoutInCell="1" allowOverlap="1" wp14:anchorId="0CBFA403" wp14:editId="2F03B552">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5EBC5F1" id="直接连接符 19" o:spid="_x0000_s1026" style="position:absolute;left:0;text-align:left;z-index:251640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sidDel="005430CB">
          <w:rPr>
            <w:noProof/>
            <w:sz w:val="28"/>
            <w:szCs w:val="28"/>
            <w:rPrChange w:id="178" w:author="Unknown">
              <w:rPr>
                <w:noProof/>
              </w:rPr>
            </w:rPrChange>
          </w:rPr>
          <mc:AlternateContent>
            <mc:Choice Requires="wps">
              <w:drawing>
                <wp:anchor distT="0" distB="0" distL="114298" distR="114298" simplePos="0" relativeHeight="251639808" behindDoc="0" locked="0" layoutInCell="1" allowOverlap="1" wp14:anchorId="3C4FE767" wp14:editId="606D2160">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60614EB" id="直接连接符 18" o:spid="_x0000_s1026" style="position:absolute;left:0;text-align:left;z-index:251639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sidDel="005430CB">
          <w:rPr>
            <w:noProof/>
            <w:sz w:val="28"/>
            <w:szCs w:val="28"/>
            <w:rPrChange w:id="179" w:author="Unknown">
              <w:rPr>
                <w:noProof/>
              </w:rPr>
            </w:rPrChange>
          </w:rPr>
          <mc:AlternateContent>
            <mc:Choice Requires="wps">
              <w:drawing>
                <wp:anchor distT="0" distB="0" distL="114298" distR="114298" simplePos="0" relativeHeight="251637760" behindDoc="0" locked="0" layoutInCell="1" allowOverlap="1" wp14:anchorId="55A63A3D" wp14:editId="6515123F">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17AE4DF" id="直接连接符 16" o:spid="_x0000_s1026" style="position:absolute;left:0;text-align:left;z-index:251637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sidDel="005430CB">
          <w:rPr>
            <w:noProof/>
            <w:sz w:val="28"/>
            <w:szCs w:val="28"/>
            <w:rPrChange w:id="180" w:author="Unknown">
              <w:rPr>
                <w:noProof/>
              </w:rPr>
            </w:rPrChange>
          </w:rPr>
          <mc:AlternateContent>
            <mc:Choice Requires="wps">
              <w:drawing>
                <wp:anchor distT="0" distB="0" distL="114298" distR="114298" simplePos="0" relativeHeight="251630592" behindDoc="0" locked="0" layoutInCell="1" allowOverlap="1" wp14:anchorId="7469DDCA" wp14:editId="1C6E8599">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58F5793" id="直接连接符 8" o:spid="_x0000_s1026" style="position:absolute;left:0;text-align:left;z-index:251630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del>
    </w:p>
    <w:p w14:paraId="75CFFAA8" w14:textId="7C555C6E" w:rsidR="007C2C58" w:rsidDel="005430CB" w:rsidRDefault="00973150" w:rsidP="007C2C58">
      <w:pPr>
        <w:pStyle w:val="ab"/>
        <w:ind w:left="566" w:firstLineChars="0" w:firstLine="0"/>
        <w:rPr>
          <w:del w:id="181" w:author="dhong" w:date="2017-09-16T00:40:00Z"/>
          <w:sz w:val="28"/>
          <w:szCs w:val="28"/>
        </w:rPr>
      </w:pPr>
      <w:del w:id="182" w:author="dhong" w:date="2017-09-16T00:40:00Z">
        <w:r w:rsidDel="005430CB">
          <w:rPr>
            <w:noProof/>
            <w:sz w:val="28"/>
            <w:szCs w:val="28"/>
            <w:rPrChange w:id="183" w:author="Unknown">
              <w:rPr>
                <w:noProof/>
              </w:rPr>
            </w:rPrChange>
          </w:rPr>
          <mc:AlternateContent>
            <mc:Choice Requires="wps">
              <w:drawing>
                <wp:anchor distT="0" distB="0" distL="114300" distR="114300" simplePos="0" relativeHeight="251635712" behindDoc="0" locked="0" layoutInCell="1" allowOverlap="1" wp14:anchorId="5707F1C2" wp14:editId="66D27BA3">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46DF38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924610D"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07F1C2" id="_x0000_s1029" type="#_x0000_t202" style="position:absolute;left:0;text-align:left;margin-left:377.75pt;margin-top:7.8pt;width:35.4pt;height:47.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14:paraId="646DF38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924610D"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Del="005430CB">
          <w:rPr>
            <w:noProof/>
            <w:sz w:val="28"/>
            <w:szCs w:val="28"/>
            <w:rPrChange w:id="184" w:author="Unknown">
              <w:rPr>
                <w:noProof/>
              </w:rPr>
            </w:rPrChange>
          </w:rPr>
          <mc:AlternateContent>
            <mc:Choice Requires="wps">
              <w:drawing>
                <wp:anchor distT="0" distB="0" distL="114300" distR="114300" simplePos="0" relativeHeight="251634688" behindDoc="0" locked="0" layoutInCell="1" allowOverlap="1" wp14:anchorId="33DE0617" wp14:editId="679C6D14">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BCF15C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283350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DE0617" id="_x0000_s1030" type="#_x0000_t202" style="position:absolute;left:0;text-align:left;margin-left:288.85pt;margin-top:7.8pt;width:35.4pt;height:47.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14:paraId="6BCF15C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283350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Del="005430CB">
          <w:rPr>
            <w:noProof/>
            <w:sz w:val="28"/>
            <w:szCs w:val="28"/>
            <w:rPrChange w:id="185" w:author="Unknown">
              <w:rPr>
                <w:noProof/>
              </w:rPr>
            </w:rPrChange>
          </w:rPr>
          <mc:AlternateContent>
            <mc:Choice Requires="wps">
              <w:drawing>
                <wp:anchor distT="0" distB="0" distL="114300" distR="114300" simplePos="0" relativeHeight="251633664" behindDoc="0" locked="0" layoutInCell="1" allowOverlap="1" wp14:anchorId="77119877" wp14:editId="79130543">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0ADE5A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A4FECF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119877" id="_x0000_s1031" type="#_x0000_t202" style="position:absolute;left:0;text-align:left;margin-left:201.9pt;margin-top:7.85pt;width:35.4pt;height:47.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14:paraId="40ADE5A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A4FECF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Del="005430CB">
          <w:rPr>
            <w:noProof/>
            <w:sz w:val="28"/>
            <w:szCs w:val="28"/>
            <w:rPrChange w:id="186" w:author="Unknown">
              <w:rPr>
                <w:noProof/>
              </w:rPr>
            </w:rPrChange>
          </w:rPr>
          <mc:AlternateContent>
            <mc:Choice Requires="wps">
              <w:drawing>
                <wp:anchor distT="0" distB="0" distL="114300" distR="114300" simplePos="0" relativeHeight="251632640" behindDoc="0" locked="0" layoutInCell="1" allowOverlap="1" wp14:anchorId="69BDDB3D" wp14:editId="3390B5C3">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F636B4D"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418403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BDDB3D" id="_x0000_s1032" type="#_x0000_t202" style="position:absolute;left:0;text-align:left;margin-left:113.5pt;margin-top:7.95pt;width:35.4pt;height:47.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14:paraId="4F636B4D"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418403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Del="005430CB">
          <w:rPr>
            <w:noProof/>
            <w:sz w:val="28"/>
            <w:szCs w:val="28"/>
            <w:rPrChange w:id="187" w:author="Unknown">
              <w:rPr>
                <w:noProof/>
              </w:rPr>
            </w:rPrChange>
          </w:rPr>
          <mc:AlternateContent>
            <mc:Choice Requires="wps">
              <w:drawing>
                <wp:anchor distT="0" distB="0" distL="114300" distR="114300" simplePos="0" relativeHeight="251631616" behindDoc="0" locked="0" layoutInCell="1" allowOverlap="1" wp14:anchorId="5199C451" wp14:editId="130D4666">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BC41803"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CDA129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9C451" id="_x0000_s1033" type="#_x0000_t202" style="position:absolute;left:0;text-align:left;margin-left:26.85pt;margin-top:7.4pt;width:35.4pt;height:47.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14:paraId="7BC41803"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CDA129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del>
    </w:p>
    <w:p w14:paraId="46D00108" w14:textId="71C7EF94" w:rsidR="007C2C58" w:rsidDel="005430CB" w:rsidRDefault="007C2C58" w:rsidP="007C2C58">
      <w:pPr>
        <w:pStyle w:val="ab"/>
        <w:wordWrap w:val="0"/>
        <w:ind w:left="566" w:firstLineChars="0" w:firstLine="0"/>
        <w:jc w:val="right"/>
        <w:rPr>
          <w:del w:id="188" w:author="dhong" w:date="2017-09-16T00:40:00Z"/>
          <w:sz w:val="28"/>
          <w:szCs w:val="28"/>
        </w:rPr>
      </w:pPr>
    </w:p>
    <w:p w14:paraId="34C46F71" w14:textId="7B3388D9" w:rsidR="007C2C58" w:rsidRPr="0097613C" w:rsidDel="005430CB" w:rsidRDefault="00973150" w:rsidP="0097613C">
      <w:pPr>
        <w:rPr>
          <w:del w:id="189" w:author="dhong" w:date="2017-09-16T00:40:00Z"/>
          <w:sz w:val="28"/>
          <w:szCs w:val="28"/>
        </w:rPr>
      </w:pPr>
      <w:del w:id="190" w:author="dhong" w:date="2017-09-16T00:40:00Z">
        <w:r w:rsidDel="005430CB">
          <w:rPr>
            <w:noProof/>
          </w:rPr>
          <mc:AlternateContent>
            <mc:Choice Requires="wps">
              <w:drawing>
                <wp:anchor distT="0" distB="0" distL="114300" distR="114300" simplePos="0" relativeHeight="251652096" behindDoc="0" locked="0" layoutInCell="1" allowOverlap="1" wp14:anchorId="7F526AE7" wp14:editId="17DC146F">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C4A49B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8FAB30C"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526AE7" id="_x0000_s1034" type="#_x0000_t202" style="position:absolute;left:0;text-align:left;margin-left:428.45pt;margin-top:7.6pt;width:35.4pt;height:4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14:paraId="3C4A49B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8FAB30C"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Del="005430CB">
          <w:rPr>
            <w:noProof/>
          </w:rPr>
          <mc:AlternateContent>
            <mc:Choice Requires="wps">
              <w:drawing>
                <wp:anchor distT="0" distB="0" distL="114300" distR="114300" simplePos="0" relativeHeight="251646976" behindDoc="0" locked="0" layoutInCell="1" allowOverlap="1" wp14:anchorId="7108AB2E" wp14:editId="749C0123">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5E9B5A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EBC28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08AB2E" id="_x0000_s1035" type="#_x0000_t202" style="position:absolute;left:0;text-align:left;margin-left:332.8pt;margin-top:7.8pt;width:35.4pt;height:47.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14:paraId="45E9B5A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EBC28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Del="005430CB">
          <w:rPr>
            <w:noProof/>
          </w:rPr>
          <mc:AlternateContent>
            <mc:Choice Requires="wps">
              <w:drawing>
                <wp:anchor distT="0" distB="0" distL="114300" distR="114300" simplePos="0" relativeHeight="251645952" behindDoc="0" locked="0" layoutInCell="1" allowOverlap="1" wp14:anchorId="1FE49E9E" wp14:editId="20A5D377">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D29BA3B"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4DA5137"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E49E9E" id="_x0000_s1036" type="#_x0000_t202" style="position:absolute;left:0;text-align:left;margin-left:246.7pt;margin-top:7.8pt;width:35.4pt;height:47.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14:paraId="3D29BA3B"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4DA5137"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Del="005430CB">
          <w:rPr>
            <w:noProof/>
          </w:rPr>
          <mc:AlternateContent>
            <mc:Choice Requires="wps">
              <w:drawing>
                <wp:anchor distT="0" distB="0" distL="114300" distR="114300" simplePos="0" relativeHeight="251644928" behindDoc="0" locked="0" layoutInCell="1" allowOverlap="1" wp14:anchorId="14AE3B53" wp14:editId="7B269060">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740FC7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32381AF"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AE3B53" id="_x0000_s1037" type="#_x0000_t202" style="position:absolute;left:0;text-align:left;margin-left:157.55pt;margin-top:7.85pt;width:35.4pt;height:47.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14:paraId="7740FC7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32381AF"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Del="005430CB">
          <w:rPr>
            <w:noProof/>
          </w:rPr>
          <mc:AlternateContent>
            <mc:Choice Requires="wps">
              <w:drawing>
                <wp:anchor distT="0" distB="0" distL="114300" distR="114300" simplePos="0" relativeHeight="251643904" behindDoc="0" locked="0" layoutInCell="1" allowOverlap="1" wp14:anchorId="117DC00B" wp14:editId="203D219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EBA012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0CAEA99"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7DC00B" id="_x0000_s1038" type="#_x0000_t202" style="position:absolute;left:0;text-align:left;margin-left:69.65pt;margin-top:7.85pt;width:35.4pt;height:47.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14:paraId="3EBA012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0CAEA99"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Del="005430CB">
          <w:rPr>
            <w:noProof/>
          </w:rPr>
          <mc:AlternateContent>
            <mc:Choice Requires="wps">
              <w:drawing>
                <wp:anchor distT="0" distB="0" distL="114300" distR="114300" simplePos="0" relativeHeight="251642880" behindDoc="0" locked="0" layoutInCell="1" allowOverlap="1" wp14:anchorId="643D7AA9" wp14:editId="25978E12">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228C895"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A3DF98"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43D7AA9" id="_x0000_s1039" type="#_x0000_t202" style="position:absolute;left:0;text-align:left;margin-left:-28.55pt;margin-top:5.1pt;width:35.4pt;height:47.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14:paraId="4228C895"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A3DF98"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del>
    </w:p>
    <w:p w14:paraId="6EF40C3A" w14:textId="7D1ECDF9" w:rsidR="007C2C58" w:rsidDel="005430CB" w:rsidRDefault="007C2C58" w:rsidP="007C2C58">
      <w:pPr>
        <w:pStyle w:val="ab"/>
        <w:wordWrap w:val="0"/>
        <w:ind w:left="566" w:firstLineChars="0" w:firstLine="0"/>
        <w:jc w:val="right"/>
        <w:rPr>
          <w:del w:id="191" w:author="dhong" w:date="2017-09-16T00:40:00Z"/>
          <w:sz w:val="28"/>
          <w:szCs w:val="28"/>
        </w:rPr>
      </w:pPr>
      <w:del w:id="192" w:author="dhong" w:date="2017-09-16T00:40:00Z">
        <w:r w:rsidDel="005430CB">
          <w:rPr>
            <w:rFonts w:hint="eastAsia"/>
            <w:sz w:val="28"/>
            <w:szCs w:val="28"/>
          </w:rPr>
          <w:delText>……</w:delText>
        </w:r>
      </w:del>
    </w:p>
    <w:p w14:paraId="23860688" w14:textId="6CB746B7" w:rsidR="00813CF4" w:rsidRPr="00F73905" w:rsidDel="005430CB" w:rsidRDefault="00F73905" w:rsidP="00030D9D">
      <w:pPr>
        <w:spacing w:line="360" w:lineRule="auto"/>
        <w:rPr>
          <w:del w:id="193" w:author="dhong" w:date="2017-09-16T00:40:00Z"/>
          <w:sz w:val="28"/>
          <w:szCs w:val="28"/>
        </w:rPr>
      </w:pPr>
      <w:del w:id="194" w:author="dhong" w:date="2017-09-16T00:40:00Z">
        <w:r w:rsidDel="005430CB">
          <w:rPr>
            <w:rFonts w:hint="eastAsia"/>
            <w:sz w:val="28"/>
            <w:szCs w:val="28"/>
          </w:rPr>
          <w:delText>（一）</w:delText>
        </w:r>
        <w:r w:rsidR="00813CF4" w:rsidRPr="00F73905" w:rsidDel="005430CB">
          <w:rPr>
            <w:sz w:val="28"/>
            <w:szCs w:val="28"/>
          </w:rPr>
          <w:delText>秘书处</w:delText>
        </w:r>
      </w:del>
    </w:p>
    <w:p w14:paraId="67B553D0" w14:textId="0840B08F" w:rsidR="00376B97" w:rsidRPr="00030D9D" w:rsidDel="005430CB" w:rsidRDefault="00030D9D" w:rsidP="00030D9D">
      <w:pPr>
        <w:spacing w:line="360" w:lineRule="auto"/>
        <w:ind w:firstLineChars="200" w:firstLine="560"/>
        <w:rPr>
          <w:del w:id="195" w:author="dhong" w:date="2017-09-16T00:40:00Z"/>
          <w:sz w:val="28"/>
          <w:szCs w:val="28"/>
        </w:rPr>
      </w:pPr>
      <w:del w:id="196" w:author="dhong" w:date="2017-09-16T00:40:00Z">
        <w:r w:rsidDel="005430CB">
          <w:rPr>
            <w:rFonts w:hint="eastAsia"/>
            <w:sz w:val="28"/>
            <w:szCs w:val="28"/>
          </w:rPr>
          <w:delText>1.</w:delText>
        </w:r>
        <w:r w:rsidR="00376B97" w:rsidRPr="00030D9D" w:rsidDel="005430CB">
          <w:rPr>
            <w:rFonts w:hint="eastAsia"/>
            <w:sz w:val="28"/>
            <w:szCs w:val="28"/>
          </w:rPr>
          <w:delText>内设秘书长一名</w:delText>
        </w:r>
        <w:r w:rsidR="008B18C5" w:rsidRPr="00030D9D" w:rsidDel="005430CB">
          <w:rPr>
            <w:sz w:val="28"/>
            <w:szCs w:val="28"/>
          </w:rPr>
          <w:delText>，</w:delText>
        </w:r>
        <w:r w:rsidR="008B18C5" w:rsidRPr="00030D9D" w:rsidDel="005430CB">
          <w:rPr>
            <w:rFonts w:hint="eastAsia"/>
            <w:sz w:val="28"/>
            <w:szCs w:val="28"/>
          </w:rPr>
          <w:delText>由全体成员大会从候选人中选举产生，</w:delText>
        </w:r>
        <w:r w:rsidR="008B18C5" w:rsidRPr="00030D9D" w:rsidDel="005430CB">
          <w:rPr>
            <w:sz w:val="28"/>
            <w:szCs w:val="28"/>
          </w:rPr>
          <w:delText>接受秘书处及全体成员大会监督、弹劾</w:delText>
        </w:r>
        <w:r w:rsidR="008B18C5" w:rsidRPr="00030D9D" w:rsidDel="005430CB">
          <w:rPr>
            <w:rFonts w:hint="eastAsia"/>
            <w:sz w:val="28"/>
            <w:szCs w:val="28"/>
          </w:rPr>
          <w:delText>；</w:delText>
        </w:r>
      </w:del>
    </w:p>
    <w:p w14:paraId="325D4C8C" w14:textId="5A8BD015" w:rsidR="00813CF4" w:rsidRPr="00030D9D" w:rsidDel="005430CB" w:rsidRDefault="00030D9D" w:rsidP="00030D9D">
      <w:pPr>
        <w:spacing w:line="360" w:lineRule="auto"/>
        <w:ind w:firstLineChars="200" w:firstLine="560"/>
        <w:rPr>
          <w:del w:id="197" w:author="dhong" w:date="2017-09-16T00:40:00Z"/>
          <w:sz w:val="28"/>
          <w:szCs w:val="28"/>
        </w:rPr>
      </w:pPr>
      <w:del w:id="198" w:author="dhong" w:date="2017-09-16T00:40:00Z">
        <w:r w:rsidDel="005430CB">
          <w:rPr>
            <w:rFonts w:hint="eastAsia"/>
            <w:sz w:val="28"/>
            <w:szCs w:val="28"/>
          </w:rPr>
          <w:delText>2.</w:delText>
        </w:r>
        <w:r w:rsidR="008B18C5" w:rsidRPr="00030D9D" w:rsidDel="005430CB">
          <w:rPr>
            <w:sz w:val="28"/>
            <w:szCs w:val="28"/>
          </w:rPr>
          <w:delText>秘书处</w:delText>
        </w:r>
        <w:r w:rsidR="00813CF4" w:rsidRPr="00030D9D" w:rsidDel="005430CB">
          <w:rPr>
            <w:sz w:val="28"/>
            <w:szCs w:val="28"/>
          </w:rPr>
          <w:delText>由</w:delText>
        </w:r>
        <w:r w:rsidR="008B18C5" w:rsidRPr="00030D9D" w:rsidDel="005430CB">
          <w:rPr>
            <w:sz w:val="28"/>
            <w:szCs w:val="28"/>
          </w:rPr>
          <w:delText>每个</w:delText>
        </w:r>
        <w:r w:rsidR="00813CF4" w:rsidRPr="00030D9D" w:rsidDel="005430CB">
          <w:rPr>
            <w:sz w:val="28"/>
            <w:szCs w:val="28"/>
          </w:rPr>
          <w:delText>子班级</w:delText>
        </w:r>
        <w:r w:rsidR="008B18C5" w:rsidRPr="00030D9D" w:rsidDel="005430CB">
          <w:rPr>
            <w:sz w:val="28"/>
            <w:szCs w:val="28"/>
          </w:rPr>
          <w:delText>派出的一名代表作为委员共同</w:delText>
        </w:r>
        <w:r w:rsidR="00813CF4" w:rsidRPr="00030D9D" w:rsidDel="005430CB">
          <w:rPr>
            <w:sz w:val="28"/>
            <w:szCs w:val="28"/>
          </w:rPr>
          <w:delText>组成</w:delText>
        </w:r>
        <w:r w:rsidR="008B18C5" w:rsidRPr="00030D9D" w:rsidDel="005430CB">
          <w:rPr>
            <w:rFonts w:hint="eastAsia"/>
            <w:sz w:val="28"/>
            <w:szCs w:val="28"/>
          </w:rPr>
          <w:delText>；</w:delText>
        </w:r>
      </w:del>
    </w:p>
    <w:p w14:paraId="404E659C" w14:textId="6B1D4352" w:rsidR="00813CF4" w:rsidRPr="00030D9D" w:rsidDel="005430CB" w:rsidRDefault="00030D9D" w:rsidP="00030D9D">
      <w:pPr>
        <w:spacing w:line="360" w:lineRule="auto"/>
        <w:ind w:firstLineChars="200" w:firstLine="560"/>
        <w:rPr>
          <w:del w:id="199" w:author="dhong" w:date="2017-09-16T00:40:00Z"/>
          <w:sz w:val="28"/>
          <w:szCs w:val="28"/>
        </w:rPr>
      </w:pPr>
      <w:del w:id="200" w:author="dhong" w:date="2017-09-16T00:40:00Z">
        <w:r w:rsidDel="005430CB">
          <w:rPr>
            <w:rFonts w:hint="eastAsia"/>
            <w:sz w:val="28"/>
            <w:szCs w:val="28"/>
          </w:rPr>
          <w:delText>3.</w:delText>
        </w:r>
        <w:r w:rsidR="00813CF4" w:rsidRPr="00030D9D" w:rsidDel="005430CB">
          <w:rPr>
            <w:sz w:val="28"/>
            <w:szCs w:val="28"/>
          </w:rPr>
          <w:delText>秘书处接受全体成员大会监督、弹劾</w:delText>
        </w:r>
        <w:r w:rsidR="00F47842" w:rsidRPr="00030D9D" w:rsidDel="005430CB">
          <w:rPr>
            <w:rFonts w:hint="eastAsia"/>
            <w:sz w:val="28"/>
            <w:szCs w:val="28"/>
          </w:rPr>
          <w:delText>。</w:delText>
        </w:r>
      </w:del>
    </w:p>
    <w:p w14:paraId="1A9CE7D8" w14:textId="37E56B3F" w:rsidR="00813CF4" w:rsidRPr="00F73905" w:rsidDel="005430CB" w:rsidRDefault="00F73905" w:rsidP="00030D9D">
      <w:pPr>
        <w:spacing w:line="360" w:lineRule="auto"/>
        <w:rPr>
          <w:del w:id="201" w:author="dhong" w:date="2017-09-16T00:40:00Z"/>
          <w:sz w:val="28"/>
          <w:szCs w:val="28"/>
        </w:rPr>
      </w:pPr>
      <w:del w:id="202" w:author="dhong" w:date="2017-09-16T00:40:00Z">
        <w:r w:rsidDel="005430CB">
          <w:rPr>
            <w:rFonts w:hint="eastAsia"/>
            <w:sz w:val="28"/>
            <w:szCs w:val="28"/>
          </w:rPr>
          <w:delText>（二）</w:delText>
        </w:r>
        <w:r w:rsidR="00813CF4" w:rsidRPr="00F73905" w:rsidDel="005430CB">
          <w:rPr>
            <w:sz w:val="28"/>
            <w:szCs w:val="28"/>
          </w:rPr>
          <w:delText>子班</w:delText>
        </w:r>
      </w:del>
    </w:p>
    <w:p w14:paraId="1076F89A" w14:textId="2A0E4B75" w:rsidR="00813CF4" w:rsidRPr="00030D9D" w:rsidDel="005430CB" w:rsidRDefault="00030D9D" w:rsidP="00030D9D">
      <w:pPr>
        <w:spacing w:line="360" w:lineRule="auto"/>
        <w:ind w:firstLineChars="200" w:firstLine="560"/>
        <w:rPr>
          <w:del w:id="203" w:author="dhong" w:date="2017-09-16T00:40:00Z"/>
          <w:sz w:val="28"/>
          <w:szCs w:val="28"/>
        </w:rPr>
      </w:pPr>
      <w:del w:id="204" w:author="dhong" w:date="2017-09-16T00:40:00Z">
        <w:r w:rsidDel="005430CB">
          <w:rPr>
            <w:rFonts w:hint="eastAsia"/>
            <w:sz w:val="28"/>
            <w:szCs w:val="28"/>
          </w:rPr>
          <w:delText>1.</w:delText>
        </w:r>
        <w:r w:rsidR="00813CF4" w:rsidRPr="00030D9D" w:rsidDel="005430CB">
          <w:rPr>
            <w:sz w:val="28"/>
            <w:szCs w:val="28"/>
          </w:rPr>
          <w:delText>由</w:delText>
        </w:r>
        <w:r w:rsidR="00813CF4" w:rsidRPr="00030D9D" w:rsidDel="005430CB">
          <w:rPr>
            <w:sz w:val="28"/>
            <w:szCs w:val="28"/>
          </w:rPr>
          <w:delText>MEM</w:delText>
        </w:r>
        <w:r w:rsidR="00813CF4" w:rsidRPr="00030D9D" w:rsidDel="005430CB">
          <w:rPr>
            <w:sz w:val="28"/>
            <w:szCs w:val="28"/>
          </w:rPr>
          <w:delText>中心按照其相应原则进行划分</w:delText>
        </w:r>
        <w:r w:rsidR="00C1504A" w:rsidRPr="00030D9D" w:rsidDel="005430CB">
          <w:rPr>
            <w:rFonts w:hint="eastAsia"/>
            <w:sz w:val="28"/>
            <w:szCs w:val="28"/>
          </w:rPr>
          <w:delText>；</w:delText>
        </w:r>
      </w:del>
    </w:p>
    <w:p w14:paraId="3F2BE916" w14:textId="50432F84" w:rsidR="00813CF4" w:rsidRPr="00030D9D" w:rsidDel="005430CB" w:rsidRDefault="00030D9D" w:rsidP="00030D9D">
      <w:pPr>
        <w:spacing w:line="360" w:lineRule="auto"/>
        <w:ind w:firstLineChars="200" w:firstLine="560"/>
        <w:rPr>
          <w:del w:id="205" w:author="dhong" w:date="2017-09-16T00:40:00Z"/>
          <w:sz w:val="28"/>
          <w:szCs w:val="28"/>
        </w:rPr>
      </w:pPr>
      <w:del w:id="206" w:author="dhong" w:date="2017-09-16T00:40:00Z">
        <w:r w:rsidDel="005430CB">
          <w:rPr>
            <w:rFonts w:hint="eastAsia"/>
            <w:sz w:val="28"/>
            <w:szCs w:val="28"/>
          </w:rPr>
          <w:delText>2.</w:delText>
        </w:r>
        <w:r w:rsidR="00C1504A" w:rsidRPr="00030D9D" w:rsidDel="005430CB">
          <w:rPr>
            <w:sz w:val="28"/>
            <w:szCs w:val="28"/>
          </w:rPr>
          <w:delText>子班设立班级委员会，由班长、学习委员、组织委员组成</w:delText>
        </w:r>
        <w:r w:rsidR="00C1504A" w:rsidRPr="00030D9D" w:rsidDel="005430CB">
          <w:rPr>
            <w:rFonts w:hint="eastAsia"/>
            <w:sz w:val="28"/>
            <w:szCs w:val="28"/>
          </w:rPr>
          <w:delText>；</w:delText>
        </w:r>
      </w:del>
    </w:p>
    <w:p w14:paraId="1299D33A" w14:textId="553FA55B" w:rsidR="00813CF4" w:rsidRPr="00030D9D" w:rsidDel="005430CB" w:rsidRDefault="00030D9D" w:rsidP="00030D9D">
      <w:pPr>
        <w:spacing w:line="360" w:lineRule="auto"/>
        <w:ind w:firstLineChars="200" w:firstLine="560"/>
        <w:rPr>
          <w:del w:id="207" w:author="dhong" w:date="2017-09-16T00:40:00Z"/>
          <w:sz w:val="28"/>
          <w:szCs w:val="28"/>
        </w:rPr>
      </w:pPr>
      <w:del w:id="208" w:author="dhong" w:date="2017-09-16T00:40:00Z">
        <w:r w:rsidDel="005430CB">
          <w:rPr>
            <w:rFonts w:hint="eastAsia"/>
            <w:sz w:val="28"/>
            <w:szCs w:val="28"/>
          </w:rPr>
          <w:delText>3.</w:delText>
        </w:r>
        <w:r w:rsidR="00813CF4" w:rsidRPr="00030D9D" w:rsidDel="005430CB">
          <w:rPr>
            <w:sz w:val="28"/>
            <w:szCs w:val="28"/>
          </w:rPr>
          <w:delText>班委会成员接受子班成员监督、弹劾</w:delText>
        </w:r>
        <w:r w:rsidR="004D41CC" w:rsidRPr="00030D9D" w:rsidDel="005430CB">
          <w:rPr>
            <w:rFonts w:hint="eastAsia"/>
            <w:sz w:val="28"/>
            <w:szCs w:val="28"/>
          </w:rPr>
          <w:delText>。</w:delText>
        </w:r>
      </w:del>
    </w:p>
    <w:p w14:paraId="32491091" w14:textId="43AEA925" w:rsidR="001B781C" w:rsidRPr="00F73905" w:rsidDel="005430CB" w:rsidRDefault="00F73905" w:rsidP="00030D9D">
      <w:pPr>
        <w:spacing w:line="360" w:lineRule="auto"/>
        <w:rPr>
          <w:del w:id="209" w:author="dhong" w:date="2017-09-16T00:40:00Z"/>
          <w:sz w:val="28"/>
          <w:szCs w:val="28"/>
        </w:rPr>
      </w:pPr>
      <w:del w:id="210" w:author="dhong" w:date="2017-09-16T00:40:00Z">
        <w:r w:rsidDel="005430CB">
          <w:rPr>
            <w:rFonts w:hint="eastAsia"/>
            <w:sz w:val="28"/>
            <w:szCs w:val="28"/>
          </w:rPr>
          <w:delText>（三）</w:delText>
        </w:r>
        <w:r w:rsidR="001B781C" w:rsidRPr="00F73905" w:rsidDel="005430CB">
          <w:rPr>
            <w:sz w:val="28"/>
            <w:szCs w:val="28"/>
          </w:rPr>
          <w:delText>圈子</w:delText>
        </w:r>
      </w:del>
    </w:p>
    <w:p w14:paraId="380D62DE" w14:textId="32CBD032" w:rsidR="006E3141" w:rsidRPr="00030D9D" w:rsidDel="005430CB" w:rsidRDefault="00941B28" w:rsidP="00030D9D">
      <w:pPr>
        <w:spacing w:line="360" w:lineRule="auto"/>
        <w:ind w:firstLineChars="200" w:firstLine="560"/>
        <w:rPr>
          <w:del w:id="211" w:author="dhong" w:date="2017-09-16T00:40:00Z"/>
          <w:sz w:val="28"/>
          <w:szCs w:val="28"/>
        </w:rPr>
      </w:pPr>
      <w:del w:id="212" w:author="dhong" w:date="2017-09-16T00:40:00Z">
        <w:r w:rsidRPr="00030D9D" w:rsidDel="005430CB">
          <w:rPr>
            <w:rFonts w:hint="eastAsia"/>
            <w:sz w:val="28"/>
            <w:szCs w:val="28"/>
          </w:rPr>
          <w:delText>秘书处下不建立任何常设机构，全部活动以“圈子”为载体展开，</w:delText>
        </w:r>
        <w:r w:rsidR="006E3141" w:rsidRPr="00030D9D" w:rsidDel="005430CB">
          <w:rPr>
            <w:rFonts w:hint="eastAsia"/>
            <w:sz w:val="28"/>
            <w:szCs w:val="28"/>
          </w:rPr>
          <w:delText>原则上圈子由秘书处审批成立，但秘书处无权干涉圈子在其领域</w:delText>
        </w:r>
        <w:r w:rsidRPr="00030D9D" w:rsidDel="005430CB">
          <w:rPr>
            <w:rFonts w:hint="eastAsia"/>
            <w:sz w:val="28"/>
            <w:szCs w:val="28"/>
          </w:rPr>
          <w:delText>圈</w:delText>
        </w:r>
        <w:r w:rsidR="006E3141" w:rsidRPr="00030D9D" w:rsidDel="005430CB">
          <w:rPr>
            <w:rFonts w:hint="eastAsia"/>
            <w:sz w:val="28"/>
            <w:szCs w:val="28"/>
          </w:rPr>
          <w:delText>范围内的任何决策及行动。</w:delText>
        </w:r>
      </w:del>
    </w:p>
    <w:p w14:paraId="7496B078" w14:textId="26D77BE4" w:rsidR="00941B28" w:rsidRPr="00030D9D" w:rsidDel="005430CB" w:rsidRDefault="006E3141" w:rsidP="00030D9D">
      <w:pPr>
        <w:spacing w:line="360" w:lineRule="auto"/>
        <w:ind w:firstLineChars="200" w:firstLine="560"/>
        <w:rPr>
          <w:del w:id="213" w:author="dhong" w:date="2017-09-16T00:40:00Z"/>
          <w:sz w:val="28"/>
          <w:szCs w:val="28"/>
        </w:rPr>
      </w:pPr>
      <w:del w:id="214" w:author="dhong" w:date="2017-09-16T00:40:00Z">
        <w:r w:rsidRPr="00030D9D" w:rsidDel="005430CB">
          <w:rPr>
            <w:rFonts w:hint="eastAsia"/>
            <w:sz w:val="28"/>
            <w:szCs w:val="28"/>
          </w:rPr>
          <w:delText>圈</w:delText>
        </w:r>
        <w:r w:rsidR="00941B28" w:rsidRPr="00030D9D" w:rsidDel="005430CB">
          <w:rPr>
            <w:rFonts w:hint="eastAsia"/>
            <w:sz w:val="28"/>
            <w:szCs w:val="28"/>
          </w:rPr>
          <w:delText>子的常设角色为：</w:delText>
        </w:r>
        <w:commentRangeStart w:id="215"/>
        <w:r w:rsidR="00941B28" w:rsidRPr="00030D9D" w:rsidDel="005430CB">
          <w:rPr>
            <w:rFonts w:hint="eastAsia"/>
            <w:sz w:val="28"/>
            <w:szCs w:val="28"/>
          </w:rPr>
          <w:delText>领导者</w:delText>
        </w:r>
        <w:commentRangeEnd w:id="215"/>
        <w:r w:rsidR="00E5064D" w:rsidDel="005430CB">
          <w:rPr>
            <w:rStyle w:val="ad"/>
          </w:rPr>
          <w:commentReference w:id="215"/>
        </w:r>
        <w:r w:rsidR="00941B28" w:rsidRPr="00030D9D" w:rsidDel="005430CB">
          <w:rPr>
            <w:rFonts w:hint="eastAsia"/>
            <w:sz w:val="28"/>
            <w:szCs w:val="28"/>
          </w:rPr>
          <w:delText>，秘书，核心成员，一般成员构成</w:delText>
        </w:r>
        <w:r w:rsidR="00AD1387" w:rsidRPr="00030D9D" w:rsidDel="005430CB">
          <w:rPr>
            <w:rFonts w:hint="eastAsia"/>
            <w:sz w:val="28"/>
            <w:szCs w:val="28"/>
          </w:rPr>
          <w:delText>。</w:delText>
        </w:r>
      </w:del>
    </w:p>
    <w:p w14:paraId="53FCD2EB" w14:textId="3EA256B2" w:rsidR="001B781C" w:rsidRPr="005345AA" w:rsidDel="005430CB" w:rsidRDefault="00030D9D" w:rsidP="005345AA">
      <w:pPr>
        <w:spacing w:line="360" w:lineRule="auto"/>
        <w:ind w:firstLineChars="200" w:firstLine="560"/>
        <w:rPr>
          <w:del w:id="216" w:author="dhong" w:date="2017-09-16T00:40:00Z"/>
          <w:sz w:val="28"/>
          <w:szCs w:val="28"/>
        </w:rPr>
      </w:pPr>
      <w:del w:id="217" w:author="dhong" w:date="2017-09-16T00:40:00Z">
        <w:r w:rsidRPr="005345AA" w:rsidDel="005430CB">
          <w:rPr>
            <w:rFonts w:hint="eastAsia"/>
            <w:sz w:val="28"/>
            <w:szCs w:val="28"/>
          </w:rPr>
          <w:delText>1.</w:delText>
        </w:r>
        <w:r w:rsidR="00941B28" w:rsidRPr="005345AA" w:rsidDel="005430CB">
          <w:rPr>
            <w:sz w:val="28"/>
            <w:szCs w:val="28"/>
          </w:rPr>
          <w:delText>领导者</w:delText>
        </w:r>
        <w:r w:rsidR="00941B28" w:rsidRPr="005345AA" w:rsidDel="005430CB">
          <w:rPr>
            <w:rFonts w:hint="eastAsia"/>
            <w:sz w:val="28"/>
            <w:szCs w:val="28"/>
          </w:rPr>
          <w:delText>：</w:delText>
        </w:r>
      </w:del>
    </w:p>
    <w:p w14:paraId="25346DCB" w14:textId="7EC72C38" w:rsidR="001B781C" w:rsidRPr="00030D9D" w:rsidDel="005430CB" w:rsidRDefault="00030D9D" w:rsidP="00030D9D">
      <w:pPr>
        <w:spacing w:line="360" w:lineRule="auto"/>
        <w:ind w:firstLineChars="200" w:firstLine="560"/>
        <w:rPr>
          <w:del w:id="218" w:author="dhong" w:date="2017-09-16T00:40:00Z"/>
          <w:sz w:val="28"/>
          <w:szCs w:val="28"/>
        </w:rPr>
      </w:pPr>
      <w:del w:id="219" w:author="dhong" w:date="2017-09-16T00:40:00Z">
        <w:r w:rsidDel="005430CB">
          <w:rPr>
            <w:rFonts w:hint="eastAsia"/>
            <w:sz w:val="28"/>
            <w:szCs w:val="28"/>
          </w:rPr>
          <w:delText>a</w:delText>
        </w:r>
        <w:r w:rsidR="00DA2D27" w:rsidDel="005430CB">
          <w:rPr>
            <w:rFonts w:hint="eastAsia"/>
            <w:sz w:val="28"/>
            <w:szCs w:val="28"/>
          </w:rPr>
          <w:delText>.</w:delText>
        </w:r>
        <w:r w:rsidR="005D7E7B" w:rsidRPr="00030D9D" w:rsidDel="005430CB">
          <w:rPr>
            <w:rFonts w:hint="eastAsia"/>
            <w:sz w:val="28"/>
            <w:szCs w:val="28"/>
          </w:rPr>
          <w:delText>设立“常设角色”外的其他角色，分解工作职责；</w:delText>
        </w:r>
      </w:del>
    </w:p>
    <w:p w14:paraId="6764D837" w14:textId="296001C9" w:rsidR="005D7E7B" w:rsidRPr="00030D9D" w:rsidDel="005430CB" w:rsidRDefault="00DA2D27" w:rsidP="00030D9D">
      <w:pPr>
        <w:spacing w:line="360" w:lineRule="auto"/>
        <w:ind w:firstLineChars="200" w:firstLine="560"/>
        <w:rPr>
          <w:del w:id="220" w:author="dhong" w:date="2017-09-16T00:40:00Z"/>
          <w:sz w:val="28"/>
          <w:szCs w:val="28"/>
        </w:rPr>
      </w:pPr>
      <w:del w:id="221" w:author="dhong" w:date="2017-09-16T00:40:00Z">
        <w:r w:rsidDel="005430CB">
          <w:rPr>
            <w:rFonts w:hint="eastAsia"/>
            <w:sz w:val="28"/>
            <w:szCs w:val="28"/>
          </w:rPr>
          <w:delText>b.</w:delText>
        </w:r>
        <w:r w:rsidR="005D7E7B" w:rsidRPr="00030D9D" w:rsidDel="005430CB">
          <w:rPr>
            <w:rFonts w:hint="eastAsia"/>
            <w:sz w:val="28"/>
            <w:szCs w:val="28"/>
          </w:rPr>
          <w:delText>承担所有未被分解的工作职责</w:delText>
        </w:r>
      </w:del>
    </w:p>
    <w:p w14:paraId="22C79D29" w14:textId="7DEC2D2F" w:rsidR="005D7E7B" w:rsidRPr="00030D9D" w:rsidDel="005430CB" w:rsidRDefault="00DA2D27" w:rsidP="00030D9D">
      <w:pPr>
        <w:spacing w:line="360" w:lineRule="auto"/>
        <w:ind w:firstLineChars="200" w:firstLine="560"/>
        <w:rPr>
          <w:del w:id="222" w:author="dhong" w:date="2017-09-16T00:40:00Z"/>
          <w:sz w:val="28"/>
          <w:szCs w:val="28"/>
        </w:rPr>
      </w:pPr>
      <w:del w:id="223" w:author="dhong" w:date="2017-09-16T00:40:00Z">
        <w:r w:rsidDel="005430CB">
          <w:rPr>
            <w:rFonts w:hint="eastAsia"/>
            <w:sz w:val="28"/>
            <w:szCs w:val="28"/>
          </w:rPr>
          <w:delText>c.</w:delText>
        </w:r>
        <w:r w:rsidR="005D7E7B" w:rsidRPr="00030D9D" w:rsidDel="005430CB">
          <w:rPr>
            <w:rFonts w:hint="eastAsia"/>
            <w:sz w:val="28"/>
            <w:szCs w:val="28"/>
          </w:rPr>
          <w:delText>负责圈子的对外接洽以及对内协调；</w:delText>
        </w:r>
      </w:del>
    </w:p>
    <w:p w14:paraId="5EE4E5F0" w14:textId="7DBE2305" w:rsidR="005D7E7B" w:rsidRPr="00030D9D" w:rsidDel="005430CB" w:rsidRDefault="00DA2D27" w:rsidP="00030D9D">
      <w:pPr>
        <w:spacing w:line="360" w:lineRule="auto"/>
        <w:ind w:firstLineChars="200" w:firstLine="560"/>
        <w:rPr>
          <w:del w:id="224" w:author="dhong" w:date="2017-09-16T00:40:00Z"/>
          <w:sz w:val="28"/>
          <w:szCs w:val="28"/>
        </w:rPr>
      </w:pPr>
      <w:del w:id="225" w:author="dhong" w:date="2017-09-16T00:40:00Z">
        <w:r w:rsidDel="005430CB">
          <w:rPr>
            <w:rFonts w:hint="eastAsia"/>
            <w:sz w:val="28"/>
            <w:szCs w:val="28"/>
          </w:rPr>
          <w:delText>d.</w:delText>
        </w:r>
        <w:r w:rsidR="005D7E7B" w:rsidRPr="00030D9D" w:rsidDel="005430CB">
          <w:rPr>
            <w:rFonts w:hint="eastAsia"/>
            <w:sz w:val="28"/>
            <w:szCs w:val="28"/>
          </w:rPr>
          <w:delText>把握圈子的整体走向</w:delText>
        </w:r>
        <w:r w:rsidR="0044253C" w:rsidRPr="00030D9D" w:rsidDel="005430CB">
          <w:rPr>
            <w:rFonts w:hint="eastAsia"/>
            <w:sz w:val="28"/>
            <w:szCs w:val="28"/>
          </w:rPr>
          <w:delText>；</w:delText>
        </w:r>
      </w:del>
    </w:p>
    <w:p w14:paraId="0E56234C" w14:textId="115CA1A4" w:rsidR="005D7E7B" w:rsidRPr="005D7E7B" w:rsidDel="005430CB" w:rsidRDefault="00DA2D27" w:rsidP="00030D9D">
      <w:pPr>
        <w:spacing w:line="360" w:lineRule="auto"/>
        <w:ind w:firstLineChars="200" w:firstLine="560"/>
        <w:rPr>
          <w:del w:id="226" w:author="dhong" w:date="2017-09-16T00:40:00Z"/>
          <w:rFonts w:asciiTheme="minorEastAsia" w:hAnsiTheme="minorEastAsia" w:cs="Arial"/>
          <w:color w:val="333333"/>
          <w:sz w:val="24"/>
          <w:szCs w:val="24"/>
        </w:rPr>
      </w:pPr>
      <w:del w:id="227" w:author="dhong" w:date="2017-09-16T00:40:00Z">
        <w:r w:rsidDel="005430CB">
          <w:rPr>
            <w:rFonts w:hint="eastAsia"/>
            <w:sz w:val="28"/>
            <w:szCs w:val="28"/>
          </w:rPr>
          <w:delText>e.</w:delText>
        </w:r>
        <w:r w:rsidR="0044253C" w:rsidRPr="00030D9D" w:rsidDel="005430CB">
          <w:rPr>
            <w:rFonts w:hint="eastAsia"/>
            <w:sz w:val="28"/>
            <w:szCs w:val="28"/>
          </w:rPr>
          <w:delText>领导者在符合圈子内部机制的情况下可以被弹劾。</w:delText>
        </w:r>
      </w:del>
    </w:p>
    <w:p w14:paraId="1994DECC" w14:textId="286BBE3C" w:rsidR="001B781C" w:rsidRPr="005345AA" w:rsidDel="005430CB" w:rsidRDefault="00030D9D" w:rsidP="005345AA">
      <w:pPr>
        <w:spacing w:line="360" w:lineRule="auto"/>
        <w:ind w:firstLineChars="200" w:firstLine="560"/>
        <w:rPr>
          <w:del w:id="228" w:author="dhong" w:date="2017-09-16T00:40:00Z"/>
          <w:sz w:val="28"/>
          <w:szCs w:val="28"/>
        </w:rPr>
      </w:pPr>
      <w:del w:id="229" w:author="dhong" w:date="2017-09-16T00:40:00Z">
        <w:r w:rsidRPr="005345AA" w:rsidDel="005430CB">
          <w:rPr>
            <w:rFonts w:hint="eastAsia"/>
            <w:sz w:val="28"/>
            <w:szCs w:val="28"/>
          </w:rPr>
          <w:delText>2.</w:delText>
        </w:r>
        <w:r w:rsidR="00941B28" w:rsidRPr="005345AA" w:rsidDel="005430CB">
          <w:rPr>
            <w:sz w:val="28"/>
            <w:szCs w:val="28"/>
          </w:rPr>
          <w:delText>秘书</w:delText>
        </w:r>
        <w:r w:rsidR="00941B28" w:rsidRPr="005345AA" w:rsidDel="005430CB">
          <w:rPr>
            <w:rFonts w:hint="eastAsia"/>
            <w:sz w:val="28"/>
            <w:szCs w:val="28"/>
          </w:rPr>
          <w:delText>：</w:delText>
        </w:r>
      </w:del>
    </w:p>
    <w:p w14:paraId="7F33F6D2" w14:textId="378EC8D2" w:rsidR="005D7E7B" w:rsidRPr="00030D9D" w:rsidDel="005430CB" w:rsidRDefault="00030D9D" w:rsidP="00030D9D">
      <w:pPr>
        <w:spacing w:line="360" w:lineRule="auto"/>
        <w:ind w:firstLineChars="200" w:firstLine="560"/>
        <w:rPr>
          <w:del w:id="230" w:author="dhong" w:date="2017-09-16T00:40:00Z"/>
          <w:sz w:val="28"/>
          <w:szCs w:val="28"/>
        </w:rPr>
      </w:pPr>
      <w:del w:id="231" w:author="dhong" w:date="2017-09-16T00:40:00Z">
        <w:r w:rsidDel="005430CB">
          <w:rPr>
            <w:rFonts w:hint="eastAsia"/>
            <w:sz w:val="28"/>
            <w:szCs w:val="28"/>
          </w:rPr>
          <w:delText>a</w:delText>
        </w:r>
        <w:r w:rsidR="00DA2D27" w:rsidDel="005430CB">
          <w:rPr>
            <w:rFonts w:hint="eastAsia"/>
            <w:sz w:val="28"/>
            <w:szCs w:val="28"/>
          </w:rPr>
          <w:delText>.</w:delText>
        </w:r>
        <w:r w:rsidR="0044253C" w:rsidRPr="00030D9D" w:rsidDel="005430CB">
          <w:rPr>
            <w:rFonts w:hint="eastAsia"/>
            <w:sz w:val="28"/>
            <w:szCs w:val="28"/>
          </w:rPr>
          <w:delText>参照</w:delText>
        </w:r>
        <w:r w:rsidR="005D7E7B" w:rsidRPr="00030D9D" w:rsidDel="005430CB">
          <w:rPr>
            <w:rFonts w:hint="eastAsia"/>
            <w:sz w:val="28"/>
            <w:szCs w:val="28"/>
          </w:rPr>
          <w:delText>宪章规定，筹备会议；</w:delText>
        </w:r>
      </w:del>
    </w:p>
    <w:p w14:paraId="0790D7C5" w14:textId="6A126519" w:rsidR="005D7E7B" w:rsidRPr="00043CC5" w:rsidDel="005430CB" w:rsidRDefault="00030D9D" w:rsidP="00030D9D">
      <w:pPr>
        <w:spacing w:line="360" w:lineRule="auto"/>
        <w:ind w:firstLineChars="200" w:firstLine="560"/>
        <w:rPr>
          <w:del w:id="232" w:author="dhong" w:date="2017-09-16T00:40:00Z"/>
          <w:rFonts w:ascii="DejaVu Sans" w:hAnsi="DejaVu Sans" w:cs="DejaVu Sans"/>
          <w:sz w:val="24"/>
          <w:szCs w:val="24"/>
        </w:rPr>
      </w:pPr>
      <w:del w:id="233" w:author="dhong" w:date="2017-09-16T00:40:00Z">
        <w:r w:rsidDel="005430CB">
          <w:rPr>
            <w:rFonts w:hint="eastAsia"/>
            <w:sz w:val="28"/>
            <w:szCs w:val="28"/>
          </w:rPr>
          <w:delText>b</w:delText>
        </w:r>
        <w:r w:rsidR="00DA2D27" w:rsidDel="005430CB">
          <w:rPr>
            <w:rFonts w:hint="eastAsia"/>
            <w:sz w:val="28"/>
            <w:szCs w:val="28"/>
          </w:rPr>
          <w:delText>.</w:delText>
        </w:r>
        <w:r w:rsidR="005D7E7B" w:rsidRPr="00030D9D" w:rsidDel="005430CB">
          <w:rPr>
            <w:rFonts w:hint="eastAsia"/>
            <w:sz w:val="28"/>
            <w:szCs w:val="28"/>
          </w:rPr>
          <w:delText>负责会议的记录。</w:delText>
        </w:r>
      </w:del>
    </w:p>
    <w:p w14:paraId="5AB24F3F" w14:textId="7B53968F" w:rsidR="00030D9D" w:rsidRPr="005345AA" w:rsidDel="005430CB" w:rsidRDefault="00030D9D" w:rsidP="005345AA">
      <w:pPr>
        <w:spacing w:line="360" w:lineRule="auto"/>
        <w:ind w:firstLineChars="200" w:firstLine="560"/>
        <w:rPr>
          <w:del w:id="234" w:author="dhong" w:date="2017-09-16T00:40:00Z"/>
          <w:sz w:val="28"/>
          <w:szCs w:val="28"/>
        </w:rPr>
      </w:pPr>
      <w:del w:id="235" w:author="dhong" w:date="2017-09-16T00:40:00Z">
        <w:r w:rsidRPr="005345AA" w:rsidDel="005430CB">
          <w:rPr>
            <w:rFonts w:hint="eastAsia"/>
            <w:sz w:val="28"/>
            <w:szCs w:val="28"/>
          </w:rPr>
          <w:delText>3.</w:delText>
        </w:r>
        <w:r w:rsidR="00941B28" w:rsidRPr="005345AA" w:rsidDel="005430CB">
          <w:rPr>
            <w:rFonts w:hint="eastAsia"/>
            <w:sz w:val="28"/>
            <w:szCs w:val="28"/>
          </w:rPr>
          <w:delText>核心成员：</w:delText>
        </w:r>
      </w:del>
    </w:p>
    <w:p w14:paraId="059703F3" w14:textId="6C42AA64" w:rsidR="001B781C" w:rsidRPr="00030D9D" w:rsidDel="005430CB" w:rsidRDefault="005D7E7B" w:rsidP="00030D9D">
      <w:pPr>
        <w:spacing w:line="360" w:lineRule="auto"/>
        <w:ind w:firstLineChars="200" w:firstLine="560"/>
        <w:rPr>
          <w:del w:id="236" w:author="dhong" w:date="2017-09-16T00:40:00Z"/>
          <w:sz w:val="28"/>
          <w:szCs w:val="28"/>
        </w:rPr>
      </w:pPr>
      <w:del w:id="237" w:author="dhong" w:date="2017-09-16T00:40:00Z">
        <w:r w:rsidRPr="00030D9D" w:rsidDel="005430CB">
          <w:rPr>
            <w:rFonts w:hint="eastAsia"/>
            <w:sz w:val="28"/>
            <w:szCs w:val="28"/>
          </w:rPr>
          <w:delText>审核领导者的决议，并</w:delText>
        </w:r>
        <w:r w:rsidR="009813E5" w:rsidRPr="00030D9D" w:rsidDel="005430CB">
          <w:rPr>
            <w:rFonts w:hint="eastAsia"/>
            <w:sz w:val="28"/>
            <w:szCs w:val="28"/>
          </w:rPr>
          <w:delText>有权</w:delText>
        </w:r>
        <w:r w:rsidR="0044253C" w:rsidRPr="00030D9D" w:rsidDel="005430CB">
          <w:rPr>
            <w:rFonts w:hint="eastAsia"/>
            <w:sz w:val="28"/>
            <w:szCs w:val="28"/>
          </w:rPr>
          <w:delText>参</w:delText>
        </w:r>
        <w:r w:rsidRPr="00030D9D" w:rsidDel="005430CB">
          <w:rPr>
            <w:rFonts w:hint="eastAsia"/>
            <w:sz w:val="28"/>
            <w:szCs w:val="28"/>
          </w:rPr>
          <w:delText>照宪章对其进行弹劾。</w:delText>
        </w:r>
      </w:del>
    </w:p>
    <w:p w14:paraId="0D7F2F83" w14:textId="776A5B02" w:rsidR="00030D9D" w:rsidRPr="005345AA" w:rsidDel="005430CB" w:rsidRDefault="00030D9D" w:rsidP="005345AA">
      <w:pPr>
        <w:spacing w:line="360" w:lineRule="auto"/>
        <w:ind w:firstLineChars="200" w:firstLine="560"/>
        <w:rPr>
          <w:del w:id="238" w:author="dhong" w:date="2017-09-16T00:40:00Z"/>
          <w:sz w:val="28"/>
          <w:szCs w:val="28"/>
        </w:rPr>
      </w:pPr>
      <w:del w:id="239" w:author="dhong" w:date="2017-09-16T00:40:00Z">
        <w:r w:rsidRPr="005345AA" w:rsidDel="005430CB">
          <w:rPr>
            <w:rFonts w:hint="eastAsia"/>
            <w:sz w:val="28"/>
            <w:szCs w:val="28"/>
          </w:rPr>
          <w:delText>4.</w:delText>
        </w:r>
        <w:r w:rsidR="00941B28" w:rsidRPr="005345AA" w:rsidDel="005430CB">
          <w:rPr>
            <w:rFonts w:hint="eastAsia"/>
            <w:sz w:val="28"/>
            <w:szCs w:val="28"/>
          </w:rPr>
          <w:delText>一般成员：</w:delText>
        </w:r>
      </w:del>
    </w:p>
    <w:p w14:paraId="634E6AD6" w14:textId="1245EA82" w:rsidR="00941B28" w:rsidRPr="00030D9D" w:rsidDel="005430CB" w:rsidRDefault="005D7E7B" w:rsidP="00030D9D">
      <w:pPr>
        <w:spacing w:line="360" w:lineRule="auto"/>
        <w:ind w:firstLineChars="200" w:firstLine="560"/>
        <w:rPr>
          <w:del w:id="240" w:author="dhong" w:date="2017-09-16T00:40:00Z"/>
          <w:sz w:val="28"/>
          <w:szCs w:val="28"/>
        </w:rPr>
      </w:pPr>
      <w:del w:id="241" w:author="dhong" w:date="2017-09-16T00:40:00Z">
        <w:r w:rsidRPr="00030D9D" w:rsidDel="005430CB">
          <w:rPr>
            <w:rFonts w:hint="eastAsia"/>
            <w:sz w:val="28"/>
            <w:szCs w:val="28"/>
          </w:rPr>
          <w:delText>圈子的一般组成单位。</w:delText>
        </w:r>
      </w:del>
    </w:p>
    <w:p w14:paraId="52658110" w14:textId="5537705A" w:rsidR="00813CF4" w:rsidRPr="00813CF4" w:rsidDel="005430CB" w:rsidRDefault="00813CF4" w:rsidP="00973150">
      <w:pPr>
        <w:pStyle w:val="ab"/>
        <w:numPr>
          <w:ilvl w:val="0"/>
          <w:numId w:val="3"/>
        </w:numPr>
        <w:spacing w:beforeLines="50" w:before="156" w:afterLines="50" w:after="156" w:line="360" w:lineRule="auto"/>
        <w:ind w:left="1134" w:firstLineChars="0" w:hanging="1134"/>
        <w:rPr>
          <w:del w:id="242" w:author="dhong" w:date="2017-09-16T00:40:00Z"/>
          <w:sz w:val="28"/>
          <w:szCs w:val="28"/>
        </w:rPr>
      </w:pPr>
      <w:del w:id="243" w:author="dhong" w:date="2017-09-16T00:40:00Z">
        <w:r w:rsidRPr="00813CF4" w:rsidDel="005430CB">
          <w:rPr>
            <w:rFonts w:hint="eastAsia"/>
            <w:sz w:val="28"/>
            <w:szCs w:val="28"/>
          </w:rPr>
          <w:delText>机构</w:delText>
        </w:r>
        <w:r w:rsidR="008B18C5" w:rsidDel="005430CB">
          <w:rPr>
            <w:rFonts w:hint="eastAsia"/>
            <w:sz w:val="28"/>
            <w:szCs w:val="28"/>
          </w:rPr>
          <w:delText>及岗位</w:delText>
        </w:r>
        <w:r w:rsidRPr="00813CF4" w:rsidDel="005430CB">
          <w:rPr>
            <w:sz w:val="28"/>
            <w:szCs w:val="28"/>
          </w:rPr>
          <w:delText>职责</w:delText>
        </w:r>
      </w:del>
    </w:p>
    <w:p w14:paraId="1B151D2E" w14:textId="719A22A2" w:rsidR="0052438B" w:rsidRPr="00030D9D" w:rsidDel="005430CB" w:rsidRDefault="00030D9D" w:rsidP="00030D9D">
      <w:pPr>
        <w:spacing w:line="360" w:lineRule="auto"/>
        <w:rPr>
          <w:del w:id="244" w:author="dhong" w:date="2017-09-16T00:40:00Z"/>
          <w:sz w:val="28"/>
          <w:szCs w:val="28"/>
        </w:rPr>
      </w:pPr>
      <w:del w:id="245" w:author="dhong" w:date="2017-09-16T00:40:00Z">
        <w:r w:rsidDel="005430CB">
          <w:rPr>
            <w:rFonts w:hint="eastAsia"/>
            <w:sz w:val="28"/>
            <w:szCs w:val="28"/>
          </w:rPr>
          <w:delText>（一）</w:delText>
        </w:r>
        <w:r w:rsidR="00813CF4" w:rsidRPr="00030D9D" w:rsidDel="005430CB">
          <w:rPr>
            <w:sz w:val="28"/>
            <w:szCs w:val="28"/>
          </w:rPr>
          <w:delText>全体成员大会</w:delText>
        </w:r>
        <w:r w:rsidR="00376B97" w:rsidRPr="00030D9D" w:rsidDel="005430CB">
          <w:rPr>
            <w:rFonts w:hint="eastAsia"/>
            <w:sz w:val="28"/>
            <w:szCs w:val="28"/>
          </w:rPr>
          <w:delText>（由班级全员构成）</w:delText>
        </w:r>
      </w:del>
    </w:p>
    <w:p w14:paraId="140D2370" w14:textId="4FCCC491" w:rsidR="00813CF4" w:rsidRPr="00030D9D" w:rsidDel="005430CB" w:rsidRDefault="00030D9D" w:rsidP="00030D9D">
      <w:pPr>
        <w:spacing w:line="360" w:lineRule="auto"/>
        <w:ind w:firstLineChars="200" w:firstLine="560"/>
        <w:rPr>
          <w:del w:id="246" w:author="dhong" w:date="2017-09-16T00:40:00Z"/>
          <w:sz w:val="28"/>
          <w:szCs w:val="28"/>
        </w:rPr>
      </w:pPr>
      <w:del w:id="247" w:author="dhong" w:date="2017-09-16T00:40:00Z">
        <w:r w:rsidDel="005430CB">
          <w:rPr>
            <w:rFonts w:hint="eastAsia"/>
            <w:sz w:val="28"/>
            <w:szCs w:val="28"/>
          </w:rPr>
          <w:delText>1</w:delText>
        </w:r>
        <w:commentRangeStart w:id="248"/>
        <w:r w:rsidDel="005430CB">
          <w:rPr>
            <w:rFonts w:hint="eastAsia"/>
            <w:sz w:val="28"/>
            <w:szCs w:val="28"/>
          </w:rPr>
          <w:delText>.</w:delText>
        </w:r>
        <w:r w:rsidR="00813CF4" w:rsidRPr="00030D9D" w:rsidDel="005430CB">
          <w:rPr>
            <w:sz w:val="28"/>
            <w:szCs w:val="28"/>
          </w:rPr>
          <w:delText>审议、颁布、修订</w:delText>
        </w:r>
        <w:r w:rsidR="004D41CC" w:rsidRPr="00030D9D" w:rsidDel="005430CB">
          <w:rPr>
            <w:rFonts w:hint="eastAsia"/>
            <w:sz w:val="28"/>
            <w:szCs w:val="28"/>
          </w:rPr>
          <w:delText>本</w:delText>
        </w:r>
        <w:r w:rsidR="00813CF4" w:rsidRPr="00030D9D" w:rsidDel="005430CB">
          <w:rPr>
            <w:rFonts w:hint="eastAsia"/>
            <w:sz w:val="28"/>
            <w:szCs w:val="28"/>
          </w:rPr>
          <w:delText>宪章</w:delText>
        </w:r>
        <w:commentRangeEnd w:id="248"/>
        <w:r w:rsidR="00E5064D" w:rsidDel="005430CB">
          <w:rPr>
            <w:rStyle w:val="ad"/>
          </w:rPr>
          <w:commentReference w:id="248"/>
        </w:r>
        <w:r w:rsidR="004D41CC" w:rsidRPr="00030D9D" w:rsidDel="005430CB">
          <w:rPr>
            <w:rFonts w:hint="eastAsia"/>
            <w:sz w:val="28"/>
            <w:szCs w:val="28"/>
          </w:rPr>
          <w:delText>。</w:delText>
        </w:r>
      </w:del>
    </w:p>
    <w:p w14:paraId="57153C3A" w14:textId="1BE38EA0" w:rsidR="00813CF4" w:rsidRPr="00030D9D" w:rsidDel="005430CB" w:rsidRDefault="00030D9D" w:rsidP="00030D9D">
      <w:pPr>
        <w:spacing w:line="360" w:lineRule="auto"/>
        <w:ind w:firstLineChars="200" w:firstLine="560"/>
        <w:rPr>
          <w:del w:id="249" w:author="dhong" w:date="2017-09-16T00:40:00Z"/>
          <w:sz w:val="28"/>
          <w:szCs w:val="28"/>
        </w:rPr>
      </w:pPr>
      <w:del w:id="250" w:author="dhong" w:date="2017-09-16T00:40:00Z">
        <w:r w:rsidDel="005430CB">
          <w:rPr>
            <w:rFonts w:hint="eastAsia"/>
            <w:sz w:val="28"/>
            <w:szCs w:val="28"/>
          </w:rPr>
          <w:delText>2.</w:delText>
        </w:r>
        <w:r w:rsidR="00813CF4" w:rsidRPr="00030D9D" w:rsidDel="005430CB">
          <w:rPr>
            <w:sz w:val="28"/>
            <w:szCs w:val="28"/>
          </w:rPr>
          <w:delText>审议、决策秘书处及成员的提案</w:delText>
        </w:r>
        <w:r w:rsidR="004D41CC" w:rsidRPr="00030D9D" w:rsidDel="005430CB">
          <w:rPr>
            <w:rFonts w:hint="eastAsia"/>
            <w:sz w:val="28"/>
            <w:szCs w:val="28"/>
          </w:rPr>
          <w:delText>。</w:delText>
        </w:r>
      </w:del>
    </w:p>
    <w:p w14:paraId="64B47448" w14:textId="29F91F9A" w:rsidR="00813CF4" w:rsidRPr="00030D9D" w:rsidDel="005430CB" w:rsidRDefault="00030D9D" w:rsidP="00030D9D">
      <w:pPr>
        <w:spacing w:line="360" w:lineRule="auto"/>
        <w:ind w:firstLineChars="200" w:firstLine="560"/>
        <w:rPr>
          <w:del w:id="251" w:author="dhong" w:date="2017-09-16T00:40:00Z"/>
          <w:sz w:val="28"/>
          <w:szCs w:val="28"/>
        </w:rPr>
      </w:pPr>
      <w:del w:id="252" w:author="dhong" w:date="2017-09-16T00:40:00Z">
        <w:r w:rsidDel="005430CB">
          <w:rPr>
            <w:rFonts w:hint="eastAsia"/>
            <w:sz w:val="28"/>
            <w:szCs w:val="28"/>
          </w:rPr>
          <w:delText>3.</w:delText>
        </w:r>
        <w:r w:rsidR="00813CF4" w:rsidRPr="00030D9D" w:rsidDel="005430CB">
          <w:rPr>
            <w:sz w:val="28"/>
            <w:szCs w:val="28"/>
          </w:rPr>
          <w:delText>行使对各级组织机构及成员的监督检举权。</w:delText>
        </w:r>
      </w:del>
    </w:p>
    <w:p w14:paraId="79DDC79E" w14:textId="6362BB7D" w:rsidR="00813CF4" w:rsidRPr="00030D9D" w:rsidDel="005430CB" w:rsidRDefault="00030D9D" w:rsidP="00030D9D">
      <w:pPr>
        <w:spacing w:line="360" w:lineRule="auto"/>
        <w:rPr>
          <w:del w:id="253" w:author="dhong" w:date="2017-09-16T00:40:00Z"/>
          <w:sz w:val="28"/>
          <w:szCs w:val="28"/>
        </w:rPr>
      </w:pPr>
      <w:del w:id="254" w:author="dhong" w:date="2017-09-16T00:40:00Z">
        <w:r w:rsidDel="005430CB">
          <w:rPr>
            <w:rFonts w:hint="eastAsia"/>
            <w:sz w:val="28"/>
            <w:szCs w:val="28"/>
          </w:rPr>
          <w:delText>（二）</w:delText>
        </w:r>
        <w:commentRangeStart w:id="255"/>
        <w:r w:rsidR="00813CF4" w:rsidRPr="00030D9D" w:rsidDel="005430CB">
          <w:rPr>
            <w:sz w:val="28"/>
            <w:szCs w:val="28"/>
          </w:rPr>
          <w:delText>秘书处</w:delText>
        </w:r>
        <w:commentRangeEnd w:id="255"/>
        <w:r w:rsidR="00136637" w:rsidDel="005430CB">
          <w:rPr>
            <w:rStyle w:val="ad"/>
          </w:rPr>
          <w:commentReference w:id="255"/>
        </w:r>
      </w:del>
    </w:p>
    <w:p w14:paraId="4C3FF3F4" w14:textId="26BE4405" w:rsidR="00813CF4" w:rsidRPr="00030D9D" w:rsidDel="005430CB" w:rsidRDefault="00030D9D" w:rsidP="00030D9D">
      <w:pPr>
        <w:spacing w:line="360" w:lineRule="auto"/>
        <w:ind w:firstLineChars="200" w:firstLine="560"/>
        <w:rPr>
          <w:del w:id="256" w:author="dhong" w:date="2017-09-16T00:40:00Z"/>
          <w:sz w:val="28"/>
          <w:szCs w:val="28"/>
        </w:rPr>
      </w:pPr>
      <w:del w:id="257" w:author="dhong" w:date="2017-09-16T00:40:00Z">
        <w:r w:rsidDel="005430CB">
          <w:rPr>
            <w:rFonts w:hint="eastAsia"/>
            <w:sz w:val="28"/>
            <w:szCs w:val="28"/>
          </w:rPr>
          <w:delText>1.</w:delText>
        </w:r>
        <w:r w:rsidR="00376B97" w:rsidRPr="00030D9D" w:rsidDel="005430CB">
          <w:rPr>
            <w:sz w:val="28"/>
            <w:szCs w:val="28"/>
          </w:rPr>
          <w:delText>组织</w:delText>
        </w:r>
        <w:r w:rsidR="00813CF4" w:rsidRPr="00030D9D" w:rsidDel="005430CB">
          <w:rPr>
            <w:sz w:val="28"/>
            <w:szCs w:val="28"/>
          </w:rPr>
          <w:delText>召开全体成员大会</w:delText>
        </w:r>
        <w:r w:rsidR="0044253C" w:rsidRPr="00030D9D" w:rsidDel="005430CB">
          <w:rPr>
            <w:rFonts w:hint="eastAsia"/>
            <w:sz w:val="28"/>
            <w:szCs w:val="28"/>
          </w:rPr>
          <w:delText>；</w:delText>
        </w:r>
      </w:del>
    </w:p>
    <w:p w14:paraId="4C7EC5B6" w14:textId="1038BE7C" w:rsidR="00813CF4" w:rsidRPr="00030D9D" w:rsidDel="005430CB" w:rsidRDefault="00030D9D" w:rsidP="00030D9D">
      <w:pPr>
        <w:spacing w:line="360" w:lineRule="auto"/>
        <w:ind w:firstLineChars="200" w:firstLine="560"/>
        <w:rPr>
          <w:del w:id="258" w:author="dhong" w:date="2017-09-16T00:40:00Z"/>
          <w:sz w:val="28"/>
          <w:szCs w:val="28"/>
        </w:rPr>
      </w:pPr>
      <w:del w:id="259" w:author="dhong" w:date="2017-09-16T00:40:00Z">
        <w:r w:rsidDel="005430CB">
          <w:rPr>
            <w:rFonts w:hint="eastAsia"/>
            <w:sz w:val="28"/>
            <w:szCs w:val="28"/>
          </w:rPr>
          <w:delText>2.</w:delText>
        </w:r>
        <w:r w:rsidR="0044253C" w:rsidRPr="00030D9D" w:rsidDel="005430CB">
          <w:rPr>
            <w:sz w:val="28"/>
            <w:szCs w:val="28"/>
          </w:rPr>
          <w:delText>议案的决议</w:delText>
        </w:r>
        <w:r w:rsidR="0044253C" w:rsidRPr="00030D9D" w:rsidDel="005430CB">
          <w:rPr>
            <w:rFonts w:hint="eastAsia"/>
            <w:sz w:val="28"/>
            <w:szCs w:val="28"/>
          </w:rPr>
          <w:delText>；</w:delText>
        </w:r>
      </w:del>
    </w:p>
    <w:p w14:paraId="3673AA70" w14:textId="140682DB" w:rsidR="00813CF4" w:rsidRPr="00030D9D" w:rsidDel="005430CB" w:rsidRDefault="00030D9D" w:rsidP="00030D9D">
      <w:pPr>
        <w:spacing w:line="360" w:lineRule="auto"/>
        <w:ind w:firstLineChars="200" w:firstLine="560"/>
        <w:rPr>
          <w:del w:id="260" w:author="dhong" w:date="2017-09-16T00:40:00Z"/>
          <w:sz w:val="28"/>
          <w:szCs w:val="28"/>
        </w:rPr>
      </w:pPr>
      <w:del w:id="261" w:author="dhong" w:date="2017-09-16T00:40:00Z">
        <w:r w:rsidDel="005430CB">
          <w:rPr>
            <w:rFonts w:hint="eastAsia"/>
            <w:sz w:val="28"/>
            <w:szCs w:val="28"/>
          </w:rPr>
          <w:delText>3.</w:delText>
        </w:r>
        <w:r w:rsidR="0044253C" w:rsidRPr="00030D9D" w:rsidDel="005430CB">
          <w:rPr>
            <w:sz w:val="28"/>
            <w:szCs w:val="28"/>
          </w:rPr>
          <w:delText>任命圈子首位领导者</w:delText>
        </w:r>
        <w:r w:rsidR="0044253C" w:rsidRPr="00030D9D" w:rsidDel="005430CB">
          <w:rPr>
            <w:rFonts w:hint="eastAsia"/>
            <w:sz w:val="28"/>
            <w:szCs w:val="28"/>
          </w:rPr>
          <w:delText>；</w:delText>
        </w:r>
      </w:del>
    </w:p>
    <w:p w14:paraId="0E5E63EE" w14:textId="653EB861" w:rsidR="00813CF4" w:rsidRPr="00030D9D" w:rsidDel="005430CB" w:rsidRDefault="00030D9D" w:rsidP="00030D9D">
      <w:pPr>
        <w:spacing w:line="360" w:lineRule="auto"/>
        <w:ind w:firstLineChars="200" w:firstLine="560"/>
        <w:rPr>
          <w:del w:id="262" w:author="dhong" w:date="2017-09-16T00:40:00Z"/>
          <w:sz w:val="28"/>
          <w:szCs w:val="28"/>
        </w:rPr>
      </w:pPr>
      <w:del w:id="263" w:author="dhong" w:date="2017-09-16T00:40:00Z">
        <w:r w:rsidDel="005430CB">
          <w:rPr>
            <w:rFonts w:hint="eastAsia"/>
            <w:sz w:val="28"/>
            <w:szCs w:val="28"/>
          </w:rPr>
          <w:delText>4.</w:delText>
        </w:r>
        <w:r w:rsidR="0044253C" w:rsidRPr="00030D9D" w:rsidDel="005430CB">
          <w:rPr>
            <w:sz w:val="28"/>
            <w:szCs w:val="28"/>
          </w:rPr>
          <w:delText>批准圈子申请的领域范围</w:delText>
        </w:r>
        <w:r w:rsidR="0044253C" w:rsidRPr="00030D9D" w:rsidDel="005430CB">
          <w:rPr>
            <w:rFonts w:hint="eastAsia"/>
            <w:sz w:val="28"/>
            <w:szCs w:val="28"/>
          </w:rPr>
          <w:delText>。</w:delText>
        </w:r>
      </w:del>
    </w:p>
    <w:p w14:paraId="562C61C0" w14:textId="4D3BD33B" w:rsidR="00813CF4" w:rsidRPr="00030D9D" w:rsidDel="005430CB" w:rsidRDefault="00030D9D" w:rsidP="00030D9D">
      <w:pPr>
        <w:spacing w:line="360" w:lineRule="auto"/>
        <w:rPr>
          <w:del w:id="264" w:author="dhong" w:date="2017-09-16T00:40:00Z"/>
          <w:sz w:val="28"/>
          <w:szCs w:val="28"/>
        </w:rPr>
      </w:pPr>
      <w:del w:id="265" w:author="dhong" w:date="2017-09-16T00:40:00Z">
        <w:r w:rsidDel="005430CB">
          <w:rPr>
            <w:rFonts w:hint="eastAsia"/>
            <w:sz w:val="28"/>
            <w:szCs w:val="28"/>
          </w:rPr>
          <w:delText>（三）</w:delText>
        </w:r>
        <w:commentRangeStart w:id="266"/>
        <w:r w:rsidR="00813CF4" w:rsidRPr="00030D9D" w:rsidDel="005430CB">
          <w:rPr>
            <w:sz w:val="28"/>
            <w:szCs w:val="28"/>
          </w:rPr>
          <w:delText>秘书长</w:delText>
        </w:r>
        <w:commentRangeEnd w:id="266"/>
        <w:r w:rsidR="00136637" w:rsidDel="005430CB">
          <w:rPr>
            <w:rStyle w:val="ad"/>
          </w:rPr>
          <w:commentReference w:id="266"/>
        </w:r>
      </w:del>
    </w:p>
    <w:p w14:paraId="7FAED6BE" w14:textId="163465C3" w:rsidR="00813CF4" w:rsidRPr="00030D9D" w:rsidDel="005430CB" w:rsidRDefault="00030D9D" w:rsidP="00030D9D">
      <w:pPr>
        <w:spacing w:line="360" w:lineRule="auto"/>
        <w:ind w:firstLineChars="200" w:firstLine="560"/>
        <w:rPr>
          <w:del w:id="267" w:author="dhong" w:date="2017-09-16T00:40:00Z"/>
          <w:sz w:val="28"/>
          <w:szCs w:val="28"/>
        </w:rPr>
      </w:pPr>
      <w:del w:id="268" w:author="dhong" w:date="2017-09-16T00:40:00Z">
        <w:r w:rsidDel="005430CB">
          <w:rPr>
            <w:rFonts w:hint="eastAsia"/>
            <w:sz w:val="28"/>
            <w:szCs w:val="28"/>
          </w:rPr>
          <w:delText>1.</w:delText>
        </w:r>
        <w:r w:rsidR="00813CF4" w:rsidRPr="00030D9D" w:rsidDel="005430CB">
          <w:rPr>
            <w:sz w:val="28"/>
            <w:szCs w:val="28"/>
          </w:rPr>
          <w:delText>负责主持召开全体成员大会。</w:delText>
        </w:r>
      </w:del>
    </w:p>
    <w:p w14:paraId="7171289D" w14:textId="40ED89C2" w:rsidR="004D41CC" w:rsidRPr="00030D9D" w:rsidDel="005430CB" w:rsidRDefault="00030D9D" w:rsidP="00030D9D">
      <w:pPr>
        <w:spacing w:line="360" w:lineRule="auto"/>
        <w:ind w:firstLineChars="200" w:firstLine="560"/>
        <w:rPr>
          <w:del w:id="269" w:author="dhong" w:date="2017-09-16T00:40:00Z"/>
          <w:sz w:val="28"/>
          <w:szCs w:val="28"/>
        </w:rPr>
      </w:pPr>
      <w:del w:id="270" w:author="dhong" w:date="2017-09-16T00:40:00Z">
        <w:r w:rsidDel="005430CB">
          <w:rPr>
            <w:rFonts w:hint="eastAsia"/>
            <w:sz w:val="28"/>
            <w:szCs w:val="28"/>
          </w:rPr>
          <w:delText>2.</w:delText>
        </w:r>
        <w:r w:rsidR="00813CF4" w:rsidRPr="00030D9D" w:rsidDel="005430CB">
          <w:rPr>
            <w:sz w:val="28"/>
            <w:szCs w:val="28"/>
          </w:rPr>
          <w:delText>负责班级与外部进行重大事项沟通、协调</w:delText>
        </w:r>
        <w:r w:rsidR="004D41CC" w:rsidRPr="00030D9D" w:rsidDel="005430CB">
          <w:rPr>
            <w:rFonts w:hint="eastAsia"/>
            <w:sz w:val="28"/>
            <w:szCs w:val="28"/>
          </w:rPr>
          <w:delText>。</w:delText>
        </w:r>
      </w:del>
    </w:p>
    <w:p w14:paraId="1D2FF6F7" w14:textId="66DDDAA0" w:rsidR="001B781C" w:rsidRPr="00030D9D" w:rsidDel="005430CB" w:rsidRDefault="00030D9D" w:rsidP="00030D9D">
      <w:pPr>
        <w:spacing w:line="360" w:lineRule="auto"/>
        <w:rPr>
          <w:del w:id="271" w:author="dhong" w:date="2017-09-16T00:40:00Z"/>
          <w:sz w:val="28"/>
          <w:szCs w:val="28"/>
        </w:rPr>
      </w:pPr>
      <w:del w:id="272" w:author="dhong" w:date="2017-09-16T00:40:00Z">
        <w:r w:rsidDel="005430CB">
          <w:rPr>
            <w:rFonts w:hint="eastAsia"/>
            <w:sz w:val="28"/>
            <w:szCs w:val="28"/>
          </w:rPr>
          <w:delText>（四）</w:delText>
        </w:r>
        <w:r w:rsidR="001B781C" w:rsidRPr="00030D9D" w:rsidDel="005430CB">
          <w:rPr>
            <w:rFonts w:hint="eastAsia"/>
            <w:sz w:val="28"/>
            <w:szCs w:val="28"/>
          </w:rPr>
          <w:delText>圈子</w:delText>
        </w:r>
      </w:del>
    </w:p>
    <w:p w14:paraId="542212CF" w14:textId="1E8EB1D4" w:rsidR="001B781C" w:rsidRPr="00030D9D" w:rsidDel="005430CB" w:rsidRDefault="00030D9D" w:rsidP="00030D9D">
      <w:pPr>
        <w:spacing w:line="360" w:lineRule="auto"/>
        <w:ind w:firstLineChars="200" w:firstLine="560"/>
        <w:rPr>
          <w:del w:id="273" w:author="dhong" w:date="2017-09-16T00:40:00Z"/>
          <w:sz w:val="28"/>
          <w:szCs w:val="28"/>
        </w:rPr>
      </w:pPr>
      <w:del w:id="274" w:author="dhong" w:date="2017-09-16T00:40:00Z">
        <w:r w:rsidDel="005430CB">
          <w:rPr>
            <w:rFonts w:hint="eastAsia"/>
            <w:sz w:val="28"/>
            <w:szCs w:val="28"/>
          </w:rPr>
          <w:delText>1.</w:delText>
        </w:r>
        <w:r w:rsidR="005D7E7B" w:rsidRPr="00030D9D" w:rsidDel="005430CB">
          <w:rPr>
            <w:sz w:val="28"/>
            <w:szCs w:val="28"/>
          </w:rPr>
          <w:delText>对</w:delText>
        </w:r>
        <w:r w:rsidR="005D7E7B" w:rsidRPr="00030D9D" w:rsidDel="005430CB">
          <w:rPr>
            <w:sz w:val="28"/>
            <w:szCs w:val="28"/>
          </w:rPr>
          <w:delText>MEM</w:delText>
        </w:r>
        <w:r w:rsidR="005D7E7B" w:rsidRPr="00030D9D" w:rsidDel="005430CB">
          <w:rPr>
            <w:sz w:val="28"/>
            <w:szCs w:val="28"/>
          </w:rPr>
          <w:delText>中心下发的任务</w:delText>
        </w:r>
        <w:r w:rsidR="009813E5" w:rsidRPr="00030D9D" w:rsidDel="005430CB">
          <w:rPr>
            <w:sz w:val="28"/>
            <w:szCs w:val="28"/>
          </w:rPr>
          <w:delText>形成特定</w:delText>
        </w:r>
        <w:r w:rsidR="009813E5" w:rsidRPr="00030D9D" w:rsidDel="005430CB">
          <w:rPr>
            <w:rFonts w:hint="eastAsia"/>
            <w:sz w:val="28"/>
            <w:szCs w:val="28"/>
          </w:rPr>
          <w:delText>“圈子”，进行活动执行</w:delText>
        </w:r>
        <w:r w:rsidR="006E3141" w:rsidRPr="00030D9D" w:rsidDel="005430CB">
          <w:rPr>
            <w:rFonts w:hint="eastAsia"/>
            <w:sz w:val="28"/>
            <w:szCs w:val="28"/>
          </w:rPr>
          <w:delText>；</w:delText>
        </w:r>
      </w:del>
    </w:p>
    <w:p w14:paraId="3A386811" w14:textId="7A726108" w:rsidR="001B781C" w:rsidRPr="00030D9D" w:rsidDel="005430CB" w:rsidRDefault="00030D9D" w:rsidP="00030D9D">
      <w:pPr>
        <w:spacing w:line="360" w:lineRule="auto"/>
        <w:ind w:firstLineChars="200" w:firstLine="560"/>
        <w:rPr>
          <w:del w:id="275" w:author="dhong" w:date="2017-09-16T00:40:00Z"/>
          <w:sz w:val="28"/>
          <w:szCs w:val="28"/>
        </w:rPr>
      </w:pPr>
      <w:del w:id="276" w:author="dhong" w:date="2017-09-16T00:40:00Z">
        <w:r w:rsidDel="005430CB">
          <w:rPr>
            <w:rFonts w:hint="eastAsia"/>
            <w:sz w:val="28"/>
            <w:szCs w:val="28"/>
          </w:rPr>
          <w:delText>2.</w:delText>
        </w:r>
        <w:r w:rsidR="006E3141" w:rsidRPr="00030D9D" w:rsidDel="005430CB">
          <w:rPr>
            <w:rFonts w:hint="eastAsia"/>
            <w:sz w:val="28"/>
            <w:szCs w:val="28"/>
          </w:rPr>
          <w:delText>全部班级成员可以通过“议案”申请活动并形成圈子</w:delText>
        </w:r>
        <w:r w:rsidR="001B781C" w:rsidRPr="00030D9D" w:rsidDel="005430CB">
          <w:rPr>
            <w:rFonts w:hint="eastAsia"/>
            <w:sz w:val="28"/>
            <w:szCs w:val="28"/>
          </w:rPr>
          <w:delText>。</w:delText>
        </w:r>
      </w:del>
    </w:p>
    <w:p w14:paraId="20FD17FD" w14:textId="77777777"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14:paraId="288E0726" w14:textId="77777777"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0820A8" w:rsidRDefault="00813CF4" w:rsidP="000820A8">
      <w:pPr>
        <w:pStyle w:val="1"/>
      </w:pPr>
      <w:bookmarkStart w:id="277" w:name="_Toc492180898"/>
      <w:r w:rsidRPr="000820A8">
        <w:rPr>
          <w:rFonts w:hint="eastAsia"/>
        </w:rPr>
        <w:t>流程及规范</w:t>
      </w:r>
      <w:bookmarkEnd w:id="277"/>
    </w:p>
    <w:p w14:paraId="1ABA2611" w14:textId="77777777" w:rsidR="00740DE6" w:rsidRPr="00740DE6" w:rsidRDefault="00E871E2" w:rsidP="00973150">
      <w:pPr>
        <w:pStyle w:val="ab"/>
        <w:numPr>
          <w:ilvl w:val="0"/>
          <w:numId w:val="4"/>
        </w:numPr>
        <w:spacing w:beforeLines="50" w:before="156" w:afterLines="50" w:after="156" w:line="360" w:lineRule="auto"/>
        <w:ind w:left="993" w:firstLineChars="0" w:hanging="993"/>
        <w:rPr>
          <w:sz w:val="28"/>
          <w:szCs w:val="28"/>
        </w:rPr>
      </w:pPr>
      <w:ins w:id="278" w:author="bobo bobo" w:date="2017-09-15T22:48:00Z">
        <w:r>
          <w:rPr>
            <w:rFonts w:hint="eastAsia"/>
            <w:sz w:val="28"/>
            <w:szCs w:val="28"/>
          </w:rPr>
          <w:t>会议</w:t>
        </w:r>
      </w:ins>
      <w:del w:id="279" w:author="bobo bobo" w:date="2017-09-15T22:48:00Z">
        <w:r w:rsidR="00813CF4" w:rsidRPr="00740DE6" w:rsidDel="00E871E2">
          <w:rPr>
            <w:rFonts w:hint="eastAsia"/>
            <w:sz w:val="28"/>
            <w:szCs w:val="28"/>
          </w:rPr>
          <w:delText>开会</w:delText>
        </w:r>
      </w:del>
      <w:r w:rsidR="00813CF4" w:rsidRPr="00740DE6">
        <w:rPr>
          <w:rFonts w:hint="eastAsia"/>
          <w:sz w:val="28"/>
          <w:szCs w:val="28"/>
        </w:rPr>
        <w:t>流程及规范</w:t>
      </w:r>
    </w:p>
    <w:p w14:paraId="725325A0" w14:textId="77777777"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w:t>
      </w:r>
      <w:ins w:id="280" w:author="bobo bobo" w:date="2017-09-15T22:57:00Z">
        <w:r w:rsidR="00815D29">
          <w:rPr>
            <w:rFonts w:hint="eastAsia"/>
            <w:sz w:val="28"/>
            <w:szCs w:val="28"/>
          </w:rPr>
          <w:t>班主任、</w:t>
        </w:r>
      </w:ins>
      <w:r w:rsidR="00813CF4" w:rsidRPr="00DA2D27">
        <w:rPr>
          <w:rFonts w:hint="eastAsia"/>
          <w:sz w:val="28"/>
          <w:szCs w:val="28"/>
        </w:rPr>
        <w:t>班长或其授权人员召集，并由召集人主持。</w:t>
      </w:r>
    </w:p>
    <w:p w14:paraId="7AD767F4"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ins w:id="281" w:author="周鹏 zhoupeng" w:date="2017-09-15T21:59:00Z">
        <w:r w:rsidR="00136637" w:rsidRPr="00E603CE">
          <w:rPr>
            <w:rFonts w:hint="eastAsia"/>
            <w:color w:val="FF0000"/>
            <w:sz w:val="28"/>
            <w:szCs w:val="28"/>
            <w:rPrChange w:id="282" w:author="周鹏 zhoupeng" w:date="2017-09-15T22:11:00Z">
              <w:rPr>
                <w:rFonts w:hint="eastAsia"/>
                <w:sz w:val="28"/>
                <w:szCs w:val="28"/>
              </w:rPr>
            </w:rPrChange>
          </w:rPr>
          <w:t>并通知所有与会人员</w:t>
        </w:r>
      </w:ins>
      <w:r w:rsidR="00813CF4" w:rsidRPr="00DA2D27">
        <w:rPr>
          <w:rFonts w:hint="eastAsia"/>
          <w:sz w:val="28"/>
          <w:szCs w:val="28"/>
        </w:rPr>
        <w:t>。</w:t>
      </w:r>
    </w:p>
    <w:p w14:paraId="34BBED28"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ins w:id="283" w:author="bobo bobo" w:date="2017-09-15T22:49:00Z">
        <w:r w:rsidR="00E871E2">
          <w:rPr>
            <w:rFonts w:hint="eastAsia"/>
            <w:sz w:val="28"/>
            <w:szCs w:val="28"/>
          </w:rPr>
          <w:t>并形成结论</w:t>
        </w:r>
      </w:ins>
      <w:r w:rsidR="00813CF4" w:rsidRPr="00DA2D27">
        <w:rPr>
          <w:rFonts w:hint="eastAsia"/>
          <w:sz w:val="28"/>
          <w:szCs w:val="28"/>
        </w:rPr>
        <w:t>。</w:t>
      </w:r>
    </w:p>
    <w:p w14:paraId="2885F891" w14:textId="77777777" w:rsidR="00813CF4" w:rsidRDefault="00DA2D27" w:rsidP="00DA2D27">
      <w:pPr>
        <w:spacing w:line="360" w:lineRule="auto"/>
        <w:rPr>
          <w:rFonts w:asciiTheme="minorEastAsia" w:hAnsiTheme="minorEastAsia" w:cs="Arial"/>
          <w:color w:val="333333"/>
          <w:szCs w:val="21"/>
        </w:rPr>
      </w:pPr>
      <w:r>
        <w:rPr>
          <w:rFonts w:hint="eastAsia"/>
          <w:sz w:val="28"/>
          <w:szCs w:val="28"/>
        </w:rPr>
        <w:t>（四）</w:t>
      </w:r>
      <w:ins w:id="284" w:author="bobo bobo" w:date="2017-09-15T22:49:00Z">
        <w:r w:rsidR="00E871E2">
          <w:rPr>
            <w:rFonts w:hint="eastAsia"/>
            <w:sz w:val="28"/>
            <w:szCs w:val="28"/>
          </w:rPr>
          <w:t>设置</w:t>
        </w:r>
      </w:ins>
      <w:ins w:id="285" w:author="bobo bobo" w:date="2017-09-15T22:50:00Z">
        <w:r w:rsidR="00E871E2">
          <w:rPr>
            <w:rFonts w:hint="eastAsia"/>
            <w:sz w:val="28"/>
            <w:szCs w:val="28"/>
          </w:rPr>
          <w:t>会议记录人员</w:t>
        </w:r>
      </w:ins>
      <w:del w:id="286" w:author="bobo bobo" w:date="2017-09-15T22:49:00Z">
        <w:r w:rsidR="00813CF4" w:rsidRPr="00DA2D27" w:rsidDel="00E871E2">
          <w:rPr>
            <w:rFonts w:hint="eastAsia"/>
            <w:sz w:val="28"/>
            <w:szCs w:val="28"/>
          </w:rPr>
          <w:delText>会议要有专人记录</w:delText>
        </w:r>
      </w:del>
      <w:r w:rsidR="00813CF4" w:rsidRPr="00DA2D27">
        <w:rPr>
          <w:rFonts w:hint="eastAsia"/>
          <w:sz w:val="28"/>
          <w:szCs w:val="28"/>
        </w:rPr>
        <w:t>，并在</w:t>
      </w:r>
      <w:r w:rsidR="00813CF4" w:rsidRPr="00DA2D27">
        <w:rPr>
          <w:rFonts w:hint="eastAsia"/>
          <w:sz w:val="28"/>
          <w:szCs w:val="28"/>
        </w:rPr>
        <w:t>24</w:t>
      </w:r>
      <w:r w:rsidR="00813CF4" w:rsidRPr="00DA2D27">
        <w:rPr>
          <w:rFonts w:hint="eastAsia"/>
          <w:sz w:val="28"/>
          <w:szCs w:val="28"/>
        </w:rPr>
        <w:t>小时内形成会议纪要</w:t>
      </w:r>
      <w:ins w:id="287" w:author="bobo bobo" w:date="2017-09-15T22:50:00Z">
        <w:r w:rsidR="00E871E2">
          <w:rPr>
            <w:rFonts w:hint="eastAsia"/>
            <w:sz w:val="28"/>
            <w:szCs w:val="28"/>
          </w:rPr>
          <w:t>，发布在班级公众平台</w:t>
        </w:r>
      </w:ins>
      <w:r w:rsidR="00813CF4" w:rsidRPr="00DA2D27">
        <w:rPr>
          <w:rFonts w:hint="eastAsia"/>
          <w:sz w:val="28"/>
          <w:szCs w:val="28"/>
        </w:rPr>
        <w:t>。</w:t>
      </w:r>
    </w:p>
    <w:p w14:paraId="369D8EC5" w14:textId="77777777"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14:paraId="557AE8F7" w14:textId="77777777"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ins w:id="288" w:author="bobo bobo" w:date="2017-09-15T22:53:00Z">
        <w:r w:rsidR="00E871E2">
          <w:rPr>
            <w:rFonts w:hint="eastAsia"/>
            <w:sz w:val="28"/>
            <w:szCs w:val="28"/>
          </w:rPr>
          <w:t>第二批次第五小组</w:t>
        </w:r>
      </w:ins>
      <w:del w:id="289" w:author="bobo bobo" w:date="2017-09-15T22:53:00Z">
        <w:r w:rsidR="00813CF4" w:rsidRPr="00DA2D27" w:rsidDel="00E871E2">
          <w:rPr>
            <w:rFonts w:hint="eastAsia"/>
            <w:sz w:val="28"/>
            <w:szCs w:val="28"/>
          </w:rPr>
          <w:delText>宪章编写组</w:delText>
        </w:r>
      </w:del>
      <w:r w:rsidR="00813CF4" w:rsidRPr="00DA2D27">
        <w:rPr>
          <w:rFonts w:hint="eastAsia"/>
          <w:sz w:val="28"/>
          <w:szCs w:val="28"/>
        </w:rPr>
        <w:t>负责编制，并提交临时全体大会审议，三分之二以上成员审议通过后，自会议当日起正式</w:t>
      </w:r>
      <w:del w:id="290" w:author="bobo bobo" w:date="2017-09-15T22:59:00Z">
        <w:r w:rsidR="00813CF4" w:rsidRPr="00DA2D27" w:rsidDel="00815D29">
          <w:rPr>
            <w:rFonts w:hint="eastAsia"/>
            <w:sz w:val="28"/>
            <w:szCs w:val="28"/>
          </w:rPr>
          <w:delText>生效</w:delText>
        </w:r>
      </w:del>
      <w:r w:rsidR="00813CF4" w:rsidRPr="00DA2D27">
        <w:rPr>
          <w:rFonts w:hint="eastAsia"/>
          <w:sz w:val="28"/>
          <w:szCs w:val="28"/>
        </w:rPr>
        <w:t>。</w:t>
      </w:r>
    </w:p>
    <w:p w14:paraId="67483DEB"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w:t>
      </w:r>
      <w:del w:id="291" w:author="bobo bobo" w:date="2017-09-15T22:54:00Z">
        <w:r w:rsidR="00813CF4" w:rsidRPr="00DA2D27" w:rsidDel="00E871E2">
          <w:rPr>
            <w:rFonts w:hint="eastAsia"/>
            <w:sz w:val="28"/>
            <w:szCs w:val="28"/>
          </w:rPr>
          <w:delText>日常</w:delText>
        </w:r>
      </w:del>
      <w:r w:rsidR="00813CF4" w:rsidRPr="00DA2D27">
        <w:rPr>
          <w:rFonts w:hint="eastAsia"/>
          <w:sz w:val="28"/>
          <w:szCs w:val="28"/>
        </w:rPr>
        <w:t>监督</w:t>
      </w:r>
      <w:ins w:id="292" w:author="bobo bobo" w:date="2017-09-15T22:54:00Z">
        <w:r w:rsidR="00E871E2">
          <w:rPr>
            <w:rFonts w:hint="eastAsia"/>
            <w:sz w:val="28"/>
            <w:szCs w:val="28"/>
          </w:rPr>
          <w:t>岗</w:t>
        </w:r>
      </w:ins>
      <w:r w:rsidR="00813CF4" w:rsidRPr="00DA2D27">
        <w:rPr>
          <w:rFonts w:hint="eastAsia"/>
          <w:sz w:val="28"/>
          <w:szCs w:val="28"/>
        </w:rPr>
        <w:t>。</w:t>
      </w:r>
    </w:p>
    <w:p w14:paraId="597C59AE"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14:paraId="128944FA" w14:textId="77777777"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w:t>
      </w:r>
      <w:ins w:id="293" w:author="bobo bobo" w:date="2017-09-15T22:56:00Z">
        <w:r w:rsidR="00815D29">
          <w:rPr>
            <w:rFonts w:hint="eastAsia"/>
            <w:sz w:val="28"/>
            <w:szCs w:val="28"/>
          </w:rPr>
          <w:t>三分之二以上成员通过审议后，</w:t>
        </w:r>
      </w:ins>
      <w:del w:id="294" w:author="bobo bobo" w:date="2017-09-15T22:56:00Z">
        <w:r w:rsidR="00813CF4" w:rsidRPr="00DA2D27" w:rsidDel="00815D29">
          <w:rPr>
            <w:rFonts w:hint="eastAsia"/>
            <w:sz w:val="28"/>
            <w:szCs w:val="28"/>
          </w:rPr>
          <w:delText>审议通过后</w:delText>
        </w:r>
      </w:del>
      <w:r w:rsidR="00813CF4" w:rsidRPr="00DA2D27">
        <w:rPr>
          <w:rFonts w:hint="eastAsia"/>
          <w:sz w:val="28"/>
          <w:szCs w:val="28"/>
        </w:rPr>
        <w:t>自</w:t>
      </w:r>
      <w:ins w:id="295" w:author="bobo bobo" w:date="2017-09-15T22:56:00Z">
        <w:r w:rsidR="00815D29">
          <w:rPr>
            <w:rFonts w:hint="eastAsia"/>
            <w:sz w:val="28"/>
            <w:szCs w:val="28"/>
          </w:rPr>
          <w:t>大会</w:t>
        </w:r>
      </w:ins>
      <w:del w:id="296" w:author="bobo bobo" w:date="2017-09-15T22:56:00Z">
        <w:r w:rsidR="00813CF4" w:rsidRPr="00DA2D27" w:rsidDel="00815D29">
          <w:rPr>
            <w:rFonts w:hint="eastAsia"/>
            <w:sz w:val="28"/>
            <w:szCs w:val="28"/>
          </w:rPr>
          <w:delText>会议</w:delText>
        </w:r>
      </w:del>
      <w:r w:rsidR="00813CF4" w:rsidRPr="00DA2D27">
        <w:rPr>
          <w:rFonts w:hint="eastAsia"/>
          <w:sz w:val="28"/>
          <w:szCs w:val="28"/>
        </w:rPr>
        <w:t>当日起正式生效，同时老版宪章自动废止。审议不通过仍按照原宪章执行。</w:t>
      </w:r>
    </w:p>
    <w:p w14:paraId="3727D95A" w14:textId="77777777" w:rsidR="00813CF4" w:rsidRPr="00DA2D27" w:rsidRDefault="00DA2D27" w:rsidP="00DA2D27">
      <w:pPr>
        <w:spacing w:line="360" w:lineRule="auto"/>
        <w:rPr>
          <w:sz w:val="28"/>
          <w:szCs w:val="28"/>
        </w:rPr>
      </w:pPr>
      <w:r>
        <w:rPr>
          <w:rFonts w:hint="eastAsia"/>
          <w:sz w:val="28"/>
          <w:szCs w:val="28"/>
        </w:rPr>
        <w:lastRenderedPageBreak/>
        <w:t>（五）</w:t>
      </w:r>
      <w:r w:rsidR="00813CF4" w:rsidRPr="00DA2D27">
        <w:rPr>
          <w:rFonts w:hint="eastAsia"/>
          <w:sz w:val="28"/>
          <w:szCs w:val="28"/>
        </w:rPr>
        <w:t>经全体委员会成员签字的全体大会决议是宪章是否为有效、现行版本的唯一证明文件。</w:t>
      </w:r>
    </w:p>
    <w:p w14:paraId="0ECA23D2" w14:textId="77777777"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14:paraId="7BCCE5C2" w14:textId="77777777" w:rsidR="008116CB"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秘书长的选举及任期。</w:t>
      </w:r>
    </w:p>
    <w:p w14:paraId="7E9745B3"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ins w:id="297" w:author="bobo bobo" w:date="2017-09-15T22:59:00Z">
        <w:r w:rsidR="00815D29">
          <w:rPr>
            <w:rFonts w:hint="eastAsia"/>
            <w:sz w:val="28"/>
            <w:szCs w:val="28"/>
          </w:rPr>
          <w:t>班级</w:t>
        </w:r>
      </w:ins>
      <w:del w:id="298" w:author="bobo bobo" w:date="2017-09-15T22:59:00Z">
        <w:r w:rsidR="00C1504A" w:rsidRPr="00DA2D27" w:rsidDel="00815D29">
          <w:rPr>
            <w:rFonts w:hint="eastAsia"/>
            <w:sz w:val="28"/>
            <w:szCs w:val="28"/>
          </w:rPr>
          <w:delText>子</w:delText>
        </w:r>
        <w:r w:rsidR="00813CF4" w:rsidRPr="00DA2D27" w:rsidDel="00815D29">
          <w:rPr>
            <w:rFonts w:hint="eastAsia"/>
            <w:sz w:val="28"/>
            <w:szCs w:val="28"/>
          </w:rPr>
          <w:delText>班</w:delText>
        </w:r>
      </w:del>
      <w:r w:rsidR="00813CF4" w:rsidRPr="00DA2D27">
        <w:rPr>
          <w:rFonts w:hint="eastAsia"/>
          <w:sz w:val="28"/>
          <w:szCs w:val="28"/>
        </w:rPr>
        <w:t>班长或各班推荐人员</w:t>
      </w:r>
      <w:r w:rsidR="004D41CC" w:rsidRPr="00DA2D27">
        <w:rPr>
          <w:rFonts w:hint="eastAsia"/>
          <w:sz w:val="28"/>
          <w:szCs w:val="28"/>
        </w:rPr>
        <w:t>、自荐人员</w:t>
      </w:r>
      <w:r w:rsidR="00813CF4" w:rsidRPr="00DA2D27">
        <w:rPr>
          <w:rFonts w:hint="eastAsia"/>
          <w:sz w:val="28"/>
          <w:szCs w:val="28"/>
        </w:rPr>
        <w:t>是秘书长候选人。</w:t>
      </w:r>
    </w:p>
    <w:p w14:paraId="0C59D88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w:t>
      </w:r>
      <w:ins w:id="299" w:author="bobo bobo" w:date="2017-09-15T23:01:00Z">
        <w:r w:rsidR="00815D29">
          <w:rPr>
            <w:rFonts w:hint="eastAsia"/>
            <w:sz w:val="28"/>
            <w:szCs w:val="28"/>
          </w:rPr>
          <w:t>成员</w:t>
        </w:r>
      </w:ins>
      <w:r w:rsidR="00813CF4" w:rsidRPr="00DA2D27">
        <w:rPr>
          <w:rFonts w:hint="eastAsia"/>
          <w:sz w:val="28"/>
          <w:szCs w:val="28"/>
        </w:rPr>
        <w:t>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14:paraId="6DD5115A"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14:paraId="2207A721"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14:paraId="1AA3532A"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14:paraId="06BA3240"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w:t>
      </w:r>
      <w:ins w:id="300" w:author="bobo bobo" w:date="2017-09-15T23:03:00Z">
        <w:r w:rsidR="00815D29">
          <w:rPr>
            <w:rFonts w:hint="eastAsia"/>
            <w:sz w:val="28"/>
            <w:szCs w:val="28"/>
          </w:rPr>
          <w:t>《清华大学研究生手册》、</w:t>
        </w:r>
      </w:ins>
      <w:ins w:id="301" w:author="bobo bobo" w:date="2017-09-15T23:13:00Z">
        <w:r w:rsidR="00D076D5">
          <w:rPr>
            <w:rFonts w:hint="eastAsia"/>
            <w:sz w:val="28"/>
            <w:szCs w:val="28"/>
          </w:rPr>
          <w:t>本</w:t>
        </w:r>
      </w:ins>
      <w:r w:rsidRPr="00DA2D27">
        <w:rPr>
          <w:rFonts w:hint="eastAsia"/>
          <w:sz w:val="28"/>
          <w:szCs w:val="28"/>
        </w:rPr>
        <w:t>宪章规定的行为。</w:t>
      </w:r>
    </w:p>
    <w:p w14:paraId="3026795F"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4F0B0D39" w14:textId="77777777" w:rsidR="00815D29" w:rsidRPr="00DA2D27" w:rsidRDefault="00813CF4" w:rsidP="00815D29">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w:t>
      </w:r>
      <w:del w:id="302" w:author="bobo bobo" w:date="2017-09-15T23:02:00Z">
        <w:r w:rsidRPr="00DA2D27" w:rsidDel="00815D29">
          <w:rPr>
            <w:rFonts w:hint="eastAsia"/>
            <w:sz w:val="28"/>
            <w:szCs w:val="28"/>
          </w:rPr>
          <w:delText>主席</w:delText>
        </w:r>
      </w:del>
      <w:r w:rsidRPr="00DA2D27">
        <w:rPr>
          <w:rFonts w:hint="eastAsia"/>
          <w:sz w:val="28"/>
          <w:szCs w:val="28"/>
        </w:rPr>
        <w:t>应有</w:t>
      </w:r>
      <w:del w:id="303" w:author="bobo bobo" w:date="2017-09-15T23:02:00Z">
        <w:r w:rsidRPr="00DA2D27" w:rsidDel="00815D29">
          <w:rPr>
            <w:rFonts w:hint="eastAsia"/>
            <w:sz w:val="28"/>
            <w:szCs w:val="28"/>
          </w:rPr>
          <w:delText>的</w:delText>
        </w:r>
      </w:del>
      <w:r w:rsidRPr="00DA2D27">
        <w:rPr>
          <w:rFonts w:hint="eastAsia"/>
          <w:sz w:val="28"/>
          <w:szCs w:val="28"/>
        </w:rPr>
        <w:t>职责。</w:t>
      </w:r>
    </w:p>
    <w:p w14:paraId="76072A22"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14:paraId="0BE83FCF"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w:t>
      </w:r>
      <w:ins w:id="304" w:author="bobo bobo" w:date="2017-09-15T23:05:00Z">
        <w:r w:rsidR="00815D29">
          <w:rPr>
            <w:rFonts w:hint="eastAsia"/>
            <w:sz w:val="28"/>
            <w:szCs w:val="28"/>
          </w:rPr>
          <w:t>成员二分之一以上</w:t>
        </w:r>
      </w:ins>
      <w:del w:id="305" w:author="bobo bobo" w:date="2017-09-15T23:05:00Z">
        <w:r w:rsidR="008B18C5" w:rsidRPr="00DA2D27" w:rsidDel="00815D29">
          <w:rPr>
            <w:rFonts w:hint="eastAsia"/>
            <w:sz w:val="28"/>
            <w:szCs w:val="28"/>
          </w:rPr>
          <w:delText>最终审议</w:delText>
        </w:r>
      </w:del>
      <w:r w:rsidR="008B18C5" w:rsidRPr="00DA2D27">
        <w:rPr>
          <w:rFonts w:hint="eastAsia"/>
          <w:sz w:val="28"/>
          <w:szCs w:val="28"/>
        </w:rPr>
        <w:t>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14:paraId="67E49993" w14:textId="77777777"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w:t>
      </w:r>
      <w:commentRangeStart w:id="306"/>
      <w:r w:rsidR="00E3181A" w:rsidRPr="00DA2D27">
        <w:rPr>
          <w:rFonts w:hint="eastAsia"/>
          <w:sz w:val="28"/>
          <w:szCs w:val="28"/>
        </w:rPr>
        <w:t>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w:t>
      </w:r>
      <w:r w:rsidR="00813CF4" w:rsidRPr="00DA2D27">
        <w:rPr>
          <w:rFonts w:hint="eastAsia"/>
          <w:sz w:val="28"/>
          <w:szCs w:val="28"/>
        </w:rPr>
        <w:lastRenderedPageBreak/>
        <w:t>体大会</w:t>
      </w:r>
      <w:commentRangeEnd w:id="306"/>
      <w:r w:rsidR="00E603CE">
        <w:rPr>
          <w:rStyle w:val="ad"/>
        </w:rPr>
        <w:commentReference w:id="306"/>
      </w:r>
      <w:r w:rsidR="00813CF4" w:rsidRPr="00DA2D27">
        <w:rPr>
          <w:rFonts w:hint="eastAsia"/>
          <w:sz w:val="28"/>
          <w:szCs w:val="28"/>
        </w:rPr>
        <w:t>，按照民主流程和差额选举制度，选举产生新任秘书长。</w:t>
      </w:r>
    </w:p>
    <w:p w14:paraId="47E49124" w14:textId="77777777"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14:paraId="26A0EBC5" w14:textId="77777777"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14:paraId="0681A84E"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14:paraId="3722739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14:paraId="3FB9CEC9" w14:textId="77777777"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14:paraId="563EC7D0"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ins w:id="307" w:author="bobo bobo" w:date="2017-09-15T23:11:00Z">
        <w:r w:rsidR="00D076D5">
          <w:rPr>
            <w:rFonts w:hint="eastAsia"/>
            <w:sz w:val="28"/>
            <w:szCs w:val="28"/>
          </w:rPr>
          <w:t>员</w:t>
        </w:r>
      </w:ins>
      <w:r w:rsidR="00813CF4" w:rsidRPr="00DA2D27">
        <w:rPr>
          <w:sz w:val="28"/>
          <w:szCs w:val="28"/>
        </w:rPr>
        <w:t>：</w:t>
      </w:r>
      <w:ins w:id="308" w:author="bobo bobo" w:date="2017-09-15T23:08:00Z">
        <w:r w:rsidR="00D076D5">
          <w:rPr>
            <w:rFonts w:hint="eastAsia"/>
            <w:sz w:val="28"/>
            <w:szCs w:val="28"/>
          </w:rPr>
          <w:t>班主任、</w:t>
        </w:r>
      </w:ins>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14:paraId="41846BC0"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ins w:id="309" w:author="bobo bobo" w:date="2017-09-15T23:09:00Z">
        <w:r w:rsidR="00D076D5">
          <w:rPr>
            <w:rFonts w:hint="eastAsia"/>
            <w:sz w:val="28"/>
            <w:szCs w:val="28"/>
          </w:rPr>
          <w:t>、预期目标的达成</w:t>
        </w:r>
      </w:ins>
      <w:r w:rsidR="00FB60CB" w:rsidRPr="00DA2D27">
        <w:rPr>
          <w:rFonts w:hint="eastAsia"/>
          <w:sz w:val="28"/>
          <w:szCs w:val="28"/>
        </w:rPr>
        <w:t>。</w:t>
      </w:r>
    </w:p>
    <w:p w14:paraId="102681E4"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w:t>
      </w:r>
      <w:del w:id="310" w:author="bobo bobo" w:date="2017-09-15T23:11:00Z">
        <w:r w:rsidR="00E3181A" w:rsidRPr="00DA2D27" w:rsidDel="00D076D5">
          <w:rPr>
            <w:sz w:val="28"/>
            <w:szCs w:val="28"/>
          </w:rPr>
          <w:delText>会</w:delText>
        </w:r>
      </w:del>
      <w:r w:rsidR="00E3181A" w:rsidRPr="00DA2D27">
        <w:rPr>
          <w:sz w:val="28"/>
          <w:szCs w:val="28"/>
        </w:rPr>
        <w:t>会议纪要</w:t>
      </w:r>
      <w:r w:rsidR="00E3181A" w:rsidRPr="00DA2D27">
        <w:rPr>
          <w:rFonts w:hint="eastAsia"/>
          <w:sz w:val="28"/>
          <w:szCs w:val="28"/>
        </w:rPr>
        <w:t>，以及最终结果（</w:t>
      </w:r>
      <w:r w:rsidR="00E3181A" w:rsidRPr="00DA2D27">
        <w:rPr>
          <w:sz w:val="28"/>
          <w:szCs w:val="28"/>
        </w:rPr>
        <w:t>同意</w:t>
      </w:r>
      <w:ins w:id="311" w:author="bobo bobo" w:date="2017-09-15T23:11:00Z">
        <w:r w:rsidR="00D076D5">
          <w:rPr>
            <w:sz w:val="28"/>
            <w:szCs w:val="28"/>
          </w:rPr>
          <w:t>/</w:t>
        </w:r>
      </w:ins>
      <w:del w:id="312" w:author="bobo bobo" w:date="2017-09-15T23:11:00Z">
        <w:r w:rsidR="00E3181A" w:rsidRPr="00DA2D27" w:rsidDel="00D076D5">
          <w:rPr>
            <w:rFonts w:hint="eastAsia"/>
            <w:sz w:val="28"/>
            <w:szCs w:val="28"/>
          </w:rPr>
          <w:delText>\</w:delText>
        </w:r>
      </w:del>
      <w:r w:rsidR="00E3181A" w:rsidRPr="00DA2D27">
        <w:rPr>
          <w:sz w:val="28"/>
          <w:szCs w:val="28"/>
        </w:rPr>
        <w:t>不同意</w:t>
      </w:r>
      <w:del w:id="313" w:author="bobo bobo" w:date="2017-09-15T23:12:00Z">
        <w:r w:rsidR="00E3181A" w:rsidRPr="00DA2D27" w:rsidDel="00D076D5">
          <w:rPr>
            <w:sz w:val="28"/>
            <w:szCs w:val="28"/>
          </w:rPr>
          <w:delText>\</w:delText>
        </w:r>
        <w:r w:rsidR="00E3181A" w:rsidRPr="00DA2D27" w:rsidDel="00D076D5">
          <w:rPr>
            <w:sz w:val="28"/>
            <w:szCs w:val="28"/>
          </w:rPr>
          <w:delText>待改进</w:delText>
        </w:r>
      </w:del>
      <w:r w:rsidR="00E3181A" w:rsidRPr="00DA2D27">
        <w:rPr>
          <w:rFonts w:hint="eastAsia"/>
          <w:sz w:val="28"/>
          <w:szCs w:val="28"/>
        </w:rPr>
        <w:t>）</w:t>
      </w:r>
      <w:r w:rsidR="00FB60CB" w:rsidRPr="00DA2D27">
        <w:rPr>
          <w:rFonts w:hint="eastAsia"/>
          <w:sz w:val="28"/>
          <w:szCs w:val="28"/>
        </w:rPr>
        <w:t>。</w:t>
      </w:r>
    </w:p>
    <w:p w14:paraId="3051B2D7" w14:textId="77777777" w:rsidR="00813CF4" w:rsidRPr="00DA2D27" w:rsidDel="00D076D5" w:rsidRDefault="00DA2D27" w:rsidP="00DA2D27">
      <w:pPr>
        <w:spacing w:line="360" w:lineRule="auto"/>
        <w:rPr>
          <w:sz w:val="28"/>
          <w:szCs w:val="28"/>
        </w:rPr>
      </w:pPr>
      <w:moveFromRangeStart w:id="314" w:author="bobo bobo" w:date="2017-09-15T23:23:00Z" w:name="move367136623"/>
      <w:moveFrom w:id="315" w:author="bobo bobo" w:date="2017-09-15T23:23:00Z">
        <w:r w:rsidDel="00D076D5">
          <w:rPr>
            <w:rFonts w:hint="eastAsia"/>
            <w:sz w:val="28"/>
            <w:szCs w:val="28"/>
          </w:rPr>
          <w:t>（三）</w:t>
        </w:r>
        <w:r w:rsidR="00813CF4" w:rsidRPr="00DA2D27" w:rsidDel="00D076D5">
          <w:rPr>
            <w:sz w:val="28"/>
            <w:szCs w:val="28"/>
          </w:rPr>
          <w:t>活动后反馈或持续改进</w:t>
        </w:r>
      </w:moveFrom>
    </w:p>
    <w:p w14:paraId="49469F9F" w14:textId="77777777" w:rsidR="00813CF4" w:rsidRPr="00DA2D27" w:rsidDel="00D076D5" w:rsidRDefault="00813CF4" w:rsidP="00DA2D27">
      <w:pPr>
        <w:spacing w:line="360" w:lineRule="auto"/>
        <w:ind w:firstLineChars="200" w:firstLine="560"/>
        <w:rPr>
          <w:sz w:val="28"/>
          <w:szCs w:val="28"/>
        </w:rPr>
      </w:pPr>
      <w:moveFrom w:id="316" w:author="bobo bobo" w:date="2017-09-15T23:23:00Z">
        <w:r w:rsidRPr="00DA2D27" w:rsidDel="00D076D5">
          <w:rPr>
            <w:sz w:val="28"/>
            <w:szCs w:val="28"/>
          </w:rPr>
          <w:t>总结：活动后对过程中产生的问题进行总结，提出问题的改进方案并在下次活动中避免</w:t>
        </w:r>
        <w:r w:rsidR="00FB60CB" w:rsidRPr="00DA2D27" w:rsidDel="00D076D5">
          <w:rPr>
            <w:rFonts w:hint="eastAsia"/>
            <w:sz w:val="28"/>
            <w:szCs w:val="28"/>
          </w:rPr>
          <w:t>。</w:t>
        </w:r>
      </w:moveFrom>
    </w:p>
    <w:moveFromRangeEnd w:id="314"/>
    <w:p w14:paraId="35667579" w14:textId="77777777"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14:paraId="36B56D36" w14:textId="77777777"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14:paraId="692B8AAE" w14:textId="77777777"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ins w:id="317" w:author="bobo bobo" w:date="2017-09-15T23:17:00Z">
        <w:r w:rsidR="00FC441C">
          <w:rPr>
            <w:rFonts w:hint="eastAsia"/>
            <w:sz w:val="28"/>
            <w:szCs w:val="28"/>
          </w:rPr>
          <w:t>管理</w:t>
        </w:r>
      </w:ins>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14:paraId="46741BCA" w14:textId="77777777"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14:paraId="6F5AE168" w14:textId="77777777"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14:paraId="0C86487F" w14:textId="77777777" w:rsidR="00ED3671"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未有合适人选，则由秘书长指定圈子领导者；</w:t>
      </w:r>
    </w:p>
    <w:p w14:paraId="1697F167" w14:textId="77777777"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14:paraId="5E14B7E9" w14:textId="77777777"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14:paraId="5BE04806"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14:paraId="4637FAFA" w14:textId="77777777" w:rsidR="0044253C"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领域范围包括：圈子的可以完全控制或者有权调度的班内事物；</w:t>
      </w:r>
    </w:p>
    <w:p w14:paraId="6CA418C4" w14:textId="77777777"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14:paraId="6E571023" w14:textId="77777777"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14:paraId="1D12EF26" w14:textId="77777777" w:rsidR="00772D5B" w:rsidRPr="00DA2D27" w:rsidRDefault="000633AB" w:rsidP="00DA2D27">
      <w:pPr>
        <w:spacing w:line="360" w:lineRule="auto"/>
        <w:ind w:firstLineChars="200" w:firstLine="560"/>
        <w:rPr>
          <w:sz w:val="28"/>
          <w:szCs w:val="28"/>
        </w:rPr>
      </w:pPr>
      <w:r w:rsidRPr="00DA2D27">
        <w:rPr>
          <w:rFonts w:hint="eastAsia"/>
          <w:sz w:val="28"/>
          <w:szCs w:val="28"/>
        </w:rPr>
        <w:t>圈子</w:t>
      </w:r>
      <w:del w:id="318" w:author="bobo bobo" w:date="2017-09-15T23:21:00Z">
        <w:r w:rsidRPr="00DA2D27" w:rsidDel="00FC441C">
          <w:rPr>
            <w:rFonts w:hint="eastAsia"/>
            <w:sz w:val="28"/>
            <w:szCs w:val="28"/>
          </w:rPr>
          <w:delText>由</w:delText>
        </w:r>
      </w:del>
      <w:r w:rsidRPr="00DA2D27">
        <w:rPr>
          <w:rFonts w:hint="eastAsia"/>
          <w:sz w:val="28"/>
          <w:szCs w:val="28"/>
        </w:rPr>
        <w:t>内部成员完全自治，在不超过圈子自身领域范围的情况下，秘书处无权干涉圈子的运营</w:t>
      </w:r>
      <w:r w:rsidR="00772D5B" w:rsidRPr="00DA2D27">
        <w:rPr>
          <w:rFonts w:hint="eastAsia"/>
          <w:sz w:val="28"/>
          <w:szCs w:val="28"/>
        </w:rPr>
        <w:t>。</w:t>
      </w:r>
    </w:p>
    <w:p w14:paraId="7A6D55F3" w14:textId="77777777"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14:paraId="4F87409D" w14:textId="77777777"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14:paraId="12C6B243" w14:textId="77777777"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w:t>
      </w:r>
      <w:del w:id="319" w:author="bobo bobo" w:date="2017-09-15T23:22:00Z">
        <w:r w:rsidR="000633AB" w:rsidRPr="00DA2D27" w:rsidDel="00FC441C">
          <w:rPr>
            <w:rFonts w:hint="eastAsia"/>
            <w:sz w:val="28"/>
            <w:szCs w:val="28"/>
          </w:rPr>
          <w:delText>头</w:delText>
        </w:r>
      </w:del>
      <w:r w:rsidR="000633AB" w:rsidRPr="00DA2D27">
        <w:rPr>
          <w:rFonts w:hint="eastAsia"/>
          <w:sz w:val="28"/>
          <w:szCs w:val="28"/>
        </w:rPr>
        <w:t>确认是否关闭该圈子；</w:t>
      </w:r>
    </w:p>
    <w:p w14:paraId="6BB1650A" w14:textId="77777777" w:rsidR="00FC441C" w:rsidRDefault="00DA2D27" w:rsidP="00FC441C">
      <w:pPr>
        <w:spacing w:line="360" w:lineRule="auto"/>
        <w:rPr>
          <w:ins w:id="320" w:author="bobo bobo" w:date="2017-09-15T23:23:00Z"/>
          <w:sz w:val="28"/>
          <w:szCs w:val="28"/>
        </w:rPr>
      </w:pPr>
      <w:r>
        <w:rPr>
          <w:rFonts w:hint="eastAsia"/>
          <w:sz w:val="28"/>
          <w:szCs w:val="28"/>
        </w:rPr>
        <w:t>3.</w:t>
      </w:r>
      <w:r w:rsidR="000633AB" w:rsidRPr="00DA2D27">
        <w:rPr>
          <w:rFonts w:hint="eastAsia"/>
          <w:sz w:val="28"/>
          <w:szCs w:val="28"/>
        </w:rPr>
        <w:t>圈子在关闭后由秘书处回收该圈子的领域范围。</w:t>
      </w:r>
    </w:p>
    <w:p w14:paraId="0F7E3363" w14:textId="77777777" w:rsidR="00FC441C" w:rsidRPr="00DA2D27" w:rsidRDefault="00FC441C" w:rsidP="00FC441C">
      <w:pPr>
        <w:spacing w:line="360" w:lineRule="auto"/>
        <w:rPr>
          <w:sz w:val="28"/>
          <w:szCs w:val="28"/>
        </w:rPr>
      </w:pPr>
      <w:moveToRangeStart w:id="321" w:author="bobo bobo" w:date="2017-09-15T23:23:00Z" w:name="move367136623"/>
      <w:moveTo w:id="322" w:author="bobo bobo" w:date="2017-09-15T23:23:00Z">
        <w:r>
          <w:rPr>
            <w:rFonts w:hint="eastAsia"/>
            <w:sz w:val="28"/>
            <w:szCs w:val="28"/>
          </w:rPr>
          <w:t>（三）</w:t>
        </w:r>
        <w:r w:rsidRPr="00DA2D27">
          <w:rPr>
            <w:sz w:val="28"/>
            <w:szCs w:val="28"/>
          </w:rPr>
          <w:t>活动后反馈或持续改进</w:t>
        </w:r>
      </w:moveTo>
    </w:p>
    <w:p w14:paraId="77860F17" w14:textId="77777777" w:rsidR="00FC441C" w:rsidRPr="00DA2D27" w:rsidRDefault="00FC441C" w:rsidP="00FC441C">
      <w:pPr>
        <w:spacing w:line="360" w:lineRule="auto"/>
        <w:ind w:firstLineChars="200" w:firstLine="560"/>
        <w:rPr>
          <w:sz w:val="28"/>
          <w:szCs w:val="28"/>
        </w:rPr>
      </w:pPr>
      <w:moveTo w:id="323" w:author="bobo bobo" w:date="2017-09-15T23:23:00Z">
        <w:r w:rsidRPr="00DA2D27">
          <w:rPr>
            <w:sz w:val="28"/>
            <w:szCs w:val="28"/>
          </w:rPr>
          <w:t>总结：活动后对过程中产生的问题进行总结，提出问题的改进方案并在下次活动中避免</w:t>
        </w:r>
        <w:r w:rsidRPr="00DA2D27">
          <w:rPr>
            <w:rFonts w:hint="eastAsia"/>
            <w:sz w:val="28"/>
            <w:szCs w:val="28"/>
          </w:rPr>
          <w:t>。</w:t>
        </w:r>
      </w:moveTo>
    </w:p>
    <w:moveToRangeEnd w:id="321"/>
    <w:p w14:paraId="6CFDD30C" w14:textId="77777777" w:rsidR="000633AB" w:rsidRPr="00DA2D27" w:rsidRDefault="000633AB" w:rsidP="00DA2D27">
      <w:pPr>
        <w:spacing w:line="360" w:lineRule="auto"/>
        <w:ind w:firstLineChars="200" w:firstLine="560"/>
        <w:rPr>
          <w:sz w:val="28"/>
          <w:szCs w:val="28"/>
        </w:rPr>
      </w:pPr>
    </w:p>
    <w:p w14:paraId="60967090" w14:textId="77777777" w:rsidR="00813CF4" w:rsidRPr="00740DE6" w:rsidDel="00F3154D" w:rsidRDefault="00813CF4" w:rsidP="00973150">
      <w:pPr>
        <w:pStyle w:val="ab"/>
        <w:numPr>
          <w:ilvl w:val="0"/>
          <w:numId w:val="4"/>
        </w:numPr>
        <w:spacing w:beforeLines="50" w:before="156" w:afterLines="50" w:after="156" w:line="360" w:lineRule="auto"/>
        <w:ind w:left="993" w:firstLineChars="0" w:hanging="993"/>
        <w:rPr>
          <w:del w:id="324" w:author="bobo bobo" w:date="2017-09-15T23:30:00Z"/>
          <w:sz w:val="28"/>
          <w:szCs w:val="28"/>
        </w:rPr>
      </w:pPr>
      <w:del w:id="325" w:author="bobo bobo" w:date="2017-09-15T23:30:00Z">
        <w:r w:rsidRPr="00740DE6" w:rsidDel="00F3154D">
          <w:rPr>
            <w:rFonts w:hint="eastAsia"/>
            <w:sz w:val="28"/>
            <w:szCs w:val="28"/>
          </w:rPr>
          <w:delText>成员加入与退出机制</w:delText>
        </w:r>
      </w:del>
    </w:p>
    <w:p w14:paraId="0669323C" w14:textId="77777777" w:rsidR="00D81ECC" w:rsidRPr="00DA2D27" w:rsidDel="00F3154D" w:rsidRDefault="00DA2D27" w:rsidP="00DA2D27">
      <w:pPr>
        <w:spacing w:line="360" w:lineRule="auto"/>
        <w:rPr>
          <w:del w:id="326" w:author="bobo bobo" w:date="2017-09-15T23:30:00Z"/>
          <w:sz w:val="28"/>
          <w:szCs w:val="28"/>
        </w:rPr>
      </w:pPr>
      <w:del w:id="327" w:author="bobo bobo" w:date="2017-09-15T23:30:00Z">
        <w:r w:rsidDel="00F3154D">
          <w:rPr>
            <w:rFonts w:hint="eastAsia"/>
            <w:sz w:val="28"/>
            <w:szCs w:val="28"/>
          </w:rPr>
          <w:delText>（一）</w:delText>
        </w:r>
        <w:r w:rsidR="00813CF4" w:rsidRPr="00DA2D27" w:rsidDel="00F3154D">
          <w:rPr>
            <w:rFonts w:hint="eastAsia"/>
            <w:sz w:val="28"/>
            <w:szCs w:val="28"/>
          </w:rPr>
          <w:delText>成员加入。</w:delText>
        </w:r>
      </w:del>
    </w:p>
    <w:p w14:paraId="0CB8ED2F" w14:textId="77777777" w:rsidR="00813CF4" w:rsidRPr="00DA2D27" w:rsidDel="00F3154D" w:rsidRDefault="00DA2D27" w:rsidP="00DA2D27">
      <w:pPr>
        <w:spacing w:line="360" w:lineRule="auto"/>
        <w:ind w:firstLineChars="200" w:firstLine="560"/>
        <w:rPr>
          <w:del w:id="328" w:author="bobo bobo" w:date="2017-09-15T23:30:00Z"/>
          <w:sz w:val="28"/>
          <w:szCs w:val="28"/>
        </w:rPr>
      </w:pPr>
      <w:del w:id="329" w:author="bobo bobo" w:date="2017-09-15T23:30:00Z">
        <w:r w:rsidDel="00F3154D">
          <w:rPr>
            <w:rFonts w:hint="eastAsia"/>
            <w:sz w:val="28"/>
            <w:szCs w:val="28"/>
          </w:rPr>
          <w:delText>1.</w:delText>
        </w:r>
        <w:r w:rsidR="00FB60CB" w:rsidRPr="00DA2D27" w:rsidDel="00F3154D">
          <w:rPr>
            <w:rFonts w:hint="eastAsia"/>
            <w:sz w:val="28"/>
            <w:szCs w:val="28"/>
          </w:rPr>
          <w:delText>对于本届</w:delText>
        </w:r>
        <w:r w:rsidR="00FB60CB" w:rsidRPr="00DA2D27" w:rsidDel="00F3154D">
          <w:rPr>
            <w:rFonts w:hint="eastAsia"/>
            <w:sz w:val="28"/>
            <w:szCs w:val="28"/>
          </w:rPr>
          <w:delText>MEM</w:delText>
        </w:r>
        <w:r w:rsidR="00EB02BD" w:rsidRPr="00DA2D27" w:rsidDel="00F3154D">
          <w:rPr>
            <w:rFonts w:hint="eastAsia"/>
            <w:sz w:val="28"/>
            <w:szCs w:val="28"/>
          </w:rPr>
          <w:delText>子班但未及时纳入</w:delText>
        </w:r>
        <w:r w:rsidR="00FB60CB" w:rsidRPr="00DA2D27" w:rsidDel="00F3154D">
          <w:rPr>
            <w:rFonts w:hint="eastAsia"/>
            <w:sz w:val="28"/>
            <w:szCs w:val="28"/>
          </w:rPr>
          <w:delText>班级</w:delText>
        </w:r>
        <w:r w:rsidR="00EB02BD" w:rsidRPr="00DA2D27" w:rsidDel="00F3154D">
          <w:rPr>
            <w:rFonts w:hint="eastAsia"/>
            <w:sz w:val="28"/>
            <w:szCs w:val="28"/>
          </w:rPr>
          <w:delText>宪章</w:delText>
        </w:r>
        <w:r w:rsidR="00FB60CB" w:rsidRPr="00DA2D27" w:rsidDel="00F3154D">
          <w:rPr>
            <w:rFonts w:hint="eastAsia"/>
            <w:sz w:val="28"/>
            <w:szCs w:val="28"/>
          </w:rPr>
          <w:delText>管理范畴的子班</w:delText>
        </w:r>
        <w:r w:rsidR="00813CF4" w:rsidRPr="00DA2D27" w:rsidDel="00F3154D">
          <w:rPr>
            <w:rFonts w:hint="eastAsia"/>
            <w:sz w:val="28"/>
            <w:szCs w:val="28"/>
          </w:rPr>
          <w:delText>，在各</w:delText>
        </w:r>
        <w:r w:rsidR="00EB02BD" w:rsidRPr="00DA2D27" w:rsidDel="00F3154D">
          <w:rPr>
            <w:rFonts w:hint="eastAsia"/>
            <w:sz w:val="28"/>
            <w:szCs w:val="28"/>
          </w:rPr>
          <w:delText>子</w:delText>
        </w:r>
        <w:r w:rsidR="00813CF4" w:rsidRPr="00DA2D27" w:rsidDel="00F3154D">
          <w:rPr>
            <w:rFonts w:hint="eastAsia"/>
            <w:sz w:val="28"/>
            <w:szCs w:val="28"/>
          </w:rPr>
          <w:delText>班</w:delText>
        </w:r>
        <w:r w:rsidR="00EB02BD" w:rsidRPr="00DA2D27" w:rsidDel="00F3154D">
          <w:rPr>
            <w:rFonts w:hint="eastAsia"/>
            <w:sz w:val="28"/>
            <w:szCs w:val="28"/>
          </w:rPr>
          <w:delText>成员认可本宪章并完成</w:delText>
        </w:r>
        <w:r w:rsidR="00813CF4" w:rsidRPr="00DA2D27" w:rsidDel="00F3154D">
          <w:rPr>
            <w:rFonts w:hint="eastAsia"/>
            <w:sz w:val="28"/>
            <w:szCs w:val="28"/>
          </w:rPr>
          <w:delText>签署</w:delText>
        </w:r>
        <w:r w:rsidR="00EB02BD" w:rsidRPr="00DA2D27" w:rsidDel="00F3154D">
          <w:rPr>
            <w:rFonts w:hint="eastAsia"/>
            <w:sz w:val="28"/>
            <w:szCs w:val="28"/>
          </w:rPr>
          <w:delText>时</w:delText>
        </w:r>
        <w:r w:rsidR="00813CF4" w:rsidRPr="00DA2D27" w:rsidDel="00F3154D">
          <w:rPr>
            <w:rFonts w:hint="eastAsia"/>
            <w:sz w:val="28"/>
            <w:szCs w:val="28"/>
          </w:rPr>
          <w:delText>，</w:delText>
        </w:r>
        <w:r w:rsidR="00EB02BD" w:rsidRPr="00DA2D27" w:rsidDel="00F3154D">
          <w:rPr>
            <w:rFonts w:hint="eastAsia"/>
            <w:sz w:val="28"/>
            <w:szCs w:val="28"/>
          </w:rPr>
          <w:delText>班内所有成员即正式加入班级宪章管理范畴</w:delText>
        </w:r>
        <w:r w:rsidR="00813CF4" w:rsidRPr="00DA2D27" w:rsidDel="00F3154D">
          <w:rPr>
            <w:rFonts w:hint="eastAsia"/>
            <w:sz w:val="28"/>
            <w:szCs w:val="28"/>
          </w:rPr>
          <w:delText>。</w:delText>
        </w:r>
      </w:del>
    </w:p>
    <w:p w14:paraId="2D6FDF32" w14:textId="77777777" w:rsidR="00FB60CB" w:rsidRPr="00DA2D27" w:rsidDel="00F3154D" w:rsidRDefault="00DA2D27" w:rsidP="00DA2D27">
      <w:pPr>
        <w:spacing w:line="360" w:lineRule="auto"/>
        <w:ind w:firstLineChars="200" w:firstLine="560"/>
        <w:rPr>
          <w:del w:id="330" w:author="bobo bobo" w:date="2017-09-15T23:30:00Z"/>
          <w:sz w:val="28"/>
          <w:szCs w:val="28"/>
        </w:rPr>
      </w:pPr>
      <w:del w:id="331" w:author="bobo bobo" w:date="2017-09-15T23:30:00Z">
        <w:r w:rsidDel="00F3154D">
          <w:rPr>
            <w:rFonts w:hint="eastAsia"/>
            <w:sz w:val="28"/>
            <w:szCs w:val="28"/>
          </w:rPr>
          <w:delText>2.</w:delText>
        </w:r>
        <w:r w:rsidR="00FB60CB" w:rsidRPr="00DA2D27" w:rsidDel="00F3154D">
          <w:rPr>
            <w:rFonts w:hint="eastAsia"/>
            <w:sz w:val="28"/>
            <w:szCs w:val="28"/>
          </w:rPr>
          <w:delText>对于本届</w:delText>
        </w:r>
        <w:r w:rsidR="00FB60CB" w:rsidRPr="00DA2D27" w:rsidDel="00F3154D">
          <w:rPr>
            <w:rFonts w:hint="eastAsia"/>
            <w:sz w:val="28"/>
            <w:szCs w:val="28"/>
          </w:rPr>
          <w:delText>MEM</w:delText>
        </w:r>
        <w:r w:rsidR="00EB02BD" w:rsidRPr="00DA2D27" w:rsidDel="00F3154D">
          <w:rPr>
            <w:rFonts w:hint="eastAsia"/>
            <w:sz w:val="28"/>
            <w:szCs w:val="28"/>
          </w:rPr>
          <w:delText>学员但未及时纳入</w:delText>
        </w:r>
        <w:r w:rsidR="00A9089F" w:rsidRPr="00DA2D27" w:rsidDel="00F3154D">
          <w:rPr>
            <w:rFonts w:hint="eastAsia"/>
            <w:sz w:val="28"/>
            <w:szCs w:val="28"/>
          </w:rPr>
          <w:delText>或曾推出</w:delText>
        </w:r>
        <w:r w:rsidR="00FB60CB" w:rsidRPr="00DA2D27" w:rsidDel="00F3154D">
          <w:rPr>
            <w:rFonts w:hint="eastAsia"/>
            <w:sz w:val="28"/>
            <w:szCs w:val="28"/>
          </w:rPr>
          <w:delText>班级</w:delText>
        </w:r>
        <w:r w:rsidR="00EB02BD" w:rsidRPr="00DA2D27" w:rsidDel="00F3154D">
          <w:rPr>
            <w:rFonts w:hint="eastAsia"/>
            <w:sz w:val="28"/>
            <w:szCs w:val="28"/>
          </w:rPr>
          <w:delText>宪章</w:delText>
        </w:r>
        <w:r w:rsidR="00FB60CB" w:rsidRPr="00DA2D27" w:rsidDel="00F3154D">
          <w:rPr>
            <w:rFonts w:hint="eastAsia"/>
            <w:sz w:val="28"/>
            <w:szCs w:val="28"/>
          </w:rPr>
          <w:delText>管理范畴的成员</w:delText>
        </w:r>
        <w:r w:rsidR="00A9089F" w:rsidRPr="00DA2D27" w:rsidDel="00F3154D">
          <w:rPr>
            <w:rFonts w:hint="eastAsia"/>
            <w:sz w:val="28"/>
            <w:szCs w:val="28"/>
          </w:rPr>
          <w:delText>，</w:delText>
        </w:r>
        <w:r w:rsidR="00EB02BD" w:rsidRPr="00DA2D27" w:rsidDel="00F3154D">
          <w:rPr>
            <w:rFonts w:hint="eastAsia"/>
            <w:sz w:val="28"/>
            <w:szCs w:val="28"/>
          </w:rPr>
          <w:delText>认可本宪章并</w:delText>
        </w:r>
        <w:r w:rsidR="00A9089F" w:rsidRPr="00DA2D27" w:rsidDel="00F3154D">
          <w:rPr>
            <w:rFonts w:hint="eastAsia"/>
            <w:sz w:val="28"/>
            <w:szCs w:val="28"/>
          </w:rPr>
          <w:delText>书面申请加入本宪章管理范畴</w:delText>
        </w:r>
        <w:r w:rsidR="00EB02BD" w:rsidRPr="00DA2D27" w:rsidDel="00F3154D">
          <w:rPr>
            <w:rFonts w:hint="eastAsia"/>
            <w:sz w:val="28"/>
            <w:szCs w:val="28"/>
          </w:rPr>
          <w:delText>，</w:delText>
        </w:r>
        <w:r w:rsidR="00A9089F" w:rsidRPr="00DA2D27" w:rsidDel="00F3154D">
          <w:rPr>
            <w:rFonts w:hint="eastAsia"/>
            <w:sz w:val="28"/>
            <w:szCs w:val="28"/>
          </w:rPr>
          <w:delText>经秘书处三分之二以上成员同意后纳入班级宪章管理范畴。</w:delText>
        </w:r>
      </w:del>
    </w:p>
    <w:p w14:paraId="37D240B4" w14:textId="77777777" w:rsidR="00813CF4" w:rsidRPr="00DA2D27" w:rsidDel="00F3154D" w:rsidRDefault="00DA2D27" w:rsidP="00DA2D27">
      <w:pPr>
        <w:spacing w:line="360" w:lineRule="auto"/>
        <w:rPr>
          <w:del w:id="332" w:author="bobo bobo" w:date="2017-09-15T23:30:00Z"/>
          <w:sz w:val="28"/>
          <w:szCs w:val="28"/>
        </w:rPr>
      </w:pPr>
      <w:del w:id="333" w:author="bobo bobo" w:date="2017-09-15T23:30:00Z">
        <w:r w:rsidDel="00F3154D">
          <w:rPr>
            <w:rFonts w:hint="eastAsia"/>
            <w:sz w:val="28"/>
            <w:szCs w:val="28"/>
          </w:rPr>
          <w:delText>（二）</w:delText>
        </w:r>
        <w:r w:rsidR="00813CF4" w:rsidRPr="00DA2D27" w:rsidDel="00F3154D">
          <w:rPr>
            <w:rFonts w:hint="eastAsia"/>
            <w:sz w:val="28"/>
            <w:szCs w:val="28"/>
          </w:rPr>
          <w:delText>班级成员退出。</w:delText>
        </w:r>
      </w:del>
    </w:p>
    <w:p w14:paraId="1809146E" w14:textId="77777777" w:rsidR="00813CF4" w:rsidRPr="00DA2D27" w:rsidDel="00F3154D" w:rsidRDefault="00DA2D27" w:rsidP="00DA2D27">
      <w:pPr>
        <w:spacing w:line="360" w:lineRule="auto"/>
        <w:ind w:firstLineChars="200" w:firstLine="560"/>
        <w:rPr>
          <w:del w:id="334" w:author="bobo bobo" w:date="2017-09-15T23:30:00Z"/>
          <w:sz w:val="28"/>
          <w:szCs w:val="28"/>
        </w:rPr>
      </w:pPr>
      <w:del w:id="335" w:author="bobo bobo" w:date="2017-09-15T23:30:00Z">
        <w:r w:rsidDel="00F3154D">
          <w:rPr>
            <w:rFonts w:hint="eastAsia"/>
            <w:sz w:val="28"/>
            <w:szCs w:val="28"/>
          </w:rPr>
          <w:delText>1.</w:delText>
        </w:r>
        <w:r w:rsidR="00813CF4" w:rsidRPr="00DA2D27" w:rsidDel="00F3154D">
          <w:rPr>
            <w:rFonts w:hint="eastAsia"/>
            <w:sz w:val="28"/>
            <w:szCs w:val="28"/>
          </w:rPr>
          <w:delText>班级成员在签署书面退出</w:delText>
        </w:r>
        <w:r w:rsidR="00A9089F" w:rsidRPr="00DA2D27" w:rsidDel="00F3154D">
          <w:rPr>
            <w:rFonts w:hint="eastAsia"/>
            <w:sz w:val="28"/>
            <w:szCs w:val="28"/>
          </w:rPr>
          <w:delText>班级宪章管理范畴提交秘书处</w:delText>
        </w:r>
        <w:r w:rsidR="00813CF4" w:rsidRPr="00DA2D27" w:rsidDel="00F3154D">
          <w:rPr>
            <w:rFonts w:hint="eastAsia"/>
            <w:sz w:val="28"/>
            <w:szCs w:val="28"/>
          </w:rPr>
          <w:delText>后，正式退出。</w:delText>
        </w:r>
      </w:del>
    </w:p>
    <w:p w14:paraId="2F618E0A" w14:textId="77777777" w:rsidR="00813CF4" w:rsidRPr="00DA2D27" w:rsidDel="00F3154D" w:rsidRDefault="00DA2D27" w:rsidP="00DA2D27">
      <w:pPr>
        <w:spacing w:line="360" w:lineRule="auto"/>
        <w:ind w:firstLineChars="200" w:firstLine="560"/>
        <w:rPr>
          <w:del w:id="336" w:author="bobo bobo" w:date="2017-09-15T23:30:00Z"/>
          <w:sz w:val="28"/>
          <w:szCs w:val="28"/>
        </w:rPr>
      </w:pPr>
      <w:del w:id="337" w:author="bobo bobo" w:date="2017-09-15T23:30:00Z">
        <w:r w:rsidDel="00F3154D">
          <w:rPr>
            <w:rFonts w:hint="eastAsia"/>
            <w:sz w:val="28"/>
            <w:szCs w:val="28"/>
          </w:rPr>
          <w:delText>2.</w:delText>
        </w:r>
        <w:r w:rsidR="00813CF4" w:rsidRPr="00DA2D27" w:rsidDel="00F3154D">
          <w:rPr>
            <w:rFonts w:hint="eastAsia"/>
            <w:sz w:val="28"/>
            <w:szCs w:val="28"/>
          </w:rPr>
          <w:delText>当班级成员存在包含但不限于以下行为时，由全体大会对该成员的清退进行审议</w:delText>
        </w:r>
        <w:r w:rsidR="007B2A09" w:rsidRPr="00DA2D27" w:rsidDel="00F3154D">
          <w:rPr>
            <w:rFonts w:hint="eastAsia"/>
            <w:sz w:val="28"/>
            <w:szCs w:val="28"/>
          </w:rPr>
          <w:delText>，审议通过后，该成员即被剥夺班级宪章管理范畴</w:delText>
        </w:r>
        <w:r w:rsidR="00813CF4" w:rsidRPr="00DA2D27" w:rsidDel="00F3154D">
          <w:rPr>
            <w:rFonts w:hint="eastAsia"/>
            <w:sz w:val="28"/>
            <w:szCs w:val="28"/>
          </w:rPr>
          <w:delText>：</w:delText>
        </w:r>
      </w:del>
    </w:p>
    <w:p w14:paraId="4C92D373" w14:textId="77777777" w:rsidR="00813CF4" w:rsidRPr="00DA2D27" w:rsidDel="00F3154D" w:rsidRDefault="00813CF4" w:rsidP="00DA2D27">
      <w:pPr>
        <w:spacing w:line="360" w:lineRule="auto"/>
        <w:ind w:firstLineChars="200" w:firstLine="560"/>
        <w:rPr>
          <w:del w:id="338" w:author="bobo bobo" w:date="2017-09-15T23:30:00Z"/>
          <w:sz w:val="28"/>
          <w:szCs w:val="28"/>
        </w:rPr>
      </w:pPr>
      <w:del w:id="339" w:author="bobo bobo" w:date="2017-09-15T23:30:00Z">
        <w:r w:rsidRPr="00DA2D27" w:rsidDel="00F3154D">
          <w:rPr>
            <w:rFonts w:hint="eastAsia"/>
            <w:sz w:val="28"/>
            <w:szCs w:val="28"/>
          </w:rPr>
          <w:delText>a.</w:delText>
        </w:r>
        <w:r w:rsidRPr="00DA2D27" w:rsidDel="00F3154D">
          <w:rPr>
            <w:rFonts w:hint="eastAsia"/>
            <w:sz w:val="28"/>
            <w:szCs w:val="28"/>
          </w:rPr>
          <w:delText>有违反班级宪章规定的行为。</w:delText>
        </w:r>
      </w:del>
    </w:p>
    <w:p w14:paraId="37C6B6FF" w14:textId="77777777" w:rsidR="00813CF4" w:rsidRPr="00DA2D27" w:rsidDel="00F3154D" w:rsidRDefault="00813CF4" w:rsidP="00DA2D27">
      <w:pPr>
        <w:spacing w:line="360" w:lineRule="auto"/>
        <w:ind w:firstLineChars="200" w:firstLine="560"/>
        <w:rPr>
          <w:del w:id="340" w:author="bobo bobo" w:date="2017-09-15T23:30:00Z"/>
          <w:sz w:val="28"/>
          <w:szCs w:val="28"/>
        </w:rPr>
      </w:pPr>
      <w:del w:id="341" w:author="bobo bobo" w:date="2017-09-15T23:30:00Z">
        <w:r w:rsidRPr="00DA2D27" w:rsidDel="00F3154D">
          <w:rPr>
            <w:rFonts w:hint="eastAsia"/>
            <w:sz w:val="28"/>
            <w:szCs w:val="28"/>
          </w:rPr>
          <w:delText>b.</w:delText>
        </w:r>
        <w:r w:rsidRPr="00DA2D27" w:rsidDel="00F3154D">
          <w:rPr>
            <w:rFonts w:hint="eastAsia"/>
            <w:sz w:val="28"/>
            <w:szCs w:val="28"/>
          </w:rPr>
          <w:delText>有损害班级形象和成员利益的行为。</w:delText>
        </w:r>
      </w:del>
    </w:p>
    <w:p w14:paraId="5D6734C5" w14:textId="77777777" w:rsidR="00813CF4" w:rsidRPr="00DA2D27" w:rsidDel="00F3154D" w:rsidRDefault="00813CF4" w:rsidP="00DA2D27">
      <w:pPr>
        <w:spacing w:line="360" w:lineRule="auto"/>
        <w:ind w:firstLineChars="200" w:firstLine="560"/>
        <w:rPr>
          <w:del w:id="342" w:author="bobo bobo" w:date="2017-09-15T23:30:00Z"/>
          <w:sz w:val="28"/>
          <w:szCs w:val="28"/>
        </w:rPr>
      </w:pPr>
      <w:del w:id="343" w:author="bobo bobo" w:date="2017-09-15T23:30:00Z">
        <w:r w:rsidRPr="00DA2D27" w:rsidDel="00F3154D">
          <w:rPr>
            <w:rFonts w:hint="eastAsia"/>
            <w:sz w:val="28"/>
            <w:szCs w:val="28"/>
          </w:rPr>
          <w:delText>c.</w:delText>
        </w:r>
        <w:r w:rsidRPr="00DA2D27" w:rsidDel="00F3154D">
          <w:rPr>
            <w:rFonts w:hint="eastAsia"/>
            <w:sz w:val="28"/>
            <w:szCs w:val="28"/>
          </w:rPr>
          <w:delText>任期中不作为</w:delText>
        </w:r>
        <w:r w:rsidRPr="00DA2D27" w:rsidDel="00F3154D">
          <w:rPr>
            <w:rFonts w:hint="eastAsia"/>
            <w:sz w:val="28"/>
            <w:szCs w:val="28"/>
          </w:rPr>
          <w:delText>,</w:delText>
        </w:r>
        <w:r w:rsidR="007B2A09" w:rsidRPr="00DA2D27" w:rsidDel="00F3154D">
          <w:rPr>
            <w:rFonts w:hint="eastAsia"/>
            <w:sz w:val="28"/>
            <w:szCs w:val="28"/>
          </w:rPr>
          <w:delText>长期</w:delText>
        </w:r>
        <w:r w:rsidRPr="00DA2D27" w:rsidDel="00F3154D">
          <w:rPr>
            <w:rFonts w:hint="eastAsia"/>
            <w:sz w:val="28"/>
            <w:szCs w:val="28"/>
          </w:rPr>
          <w:delText>未履行</w:delText>
        </w:r>
        <w:r w:rsidR="007B2A09" w:rsidRPr="00DA2D27" w:rsidDel="00F3154D">
          <w:rPr>
            <w:rFonts w:hint="eastAsia"/>
            <w:sz w:val="28"/>
            <w:szCs w:val="28"/>
          </w:rPr>
          <w:delText>班级</w:delText>
        </w:r>
        <w:r w:rsidRPr="00DA2D27" w:rsidDel="00F3154D">
          <w:rPr>
            <w:rFonts w:hint="eastAsia"/>
            <w:sz w:val="28"/>
            <w:szCs w:val="28"/>
          </w:rPr>
          <w:delText>成员应有的职责。</w:delText>
        </w:r>
      </w:del>
    </w:p>
    <w:p w14:paraId="5B604521" w14:textId="77777777" w:rsidR="00813CF4" w:rsidDel="00F3154D" w:rsidRDefault="00DA2D27" w:rsidP="00DA2D27">
      <w:pPr>
        <w:spacing w:line="360" w:lineRule="auto"/>
        <w:ind w:firstLineChars="200" w:firstLine="560"/>
        <w:rPr>
          <w:del w:id="344" w:author="bobo bobo" w:date="2017-09-15T23:30:00Z"/>
          <w:sz w:val="28"/>
          <w:szCs w:val="28"/>
        </w:rPr>
      </w:pPr>
      <w:del w:id="345" w:author="bobo bobo" w:date="2017-09-15T23:30:00Z">
        <w:r w:rsidDel="00F3154D">
          <w:rPr>
            <w:rFonts w:hint="eastAsia"/>
            <w:sz w:val="28"/>
            <w:szCs w:val="28"/>
          </w:rPr>
          <w:delText>3.</w:delText>
        </w:r>
        <w:r w:rsidR="007B2A09" w:rsidRPr="00DA2D27" w:rsidDel="00F3154D">
          <w:rPr>
            <w:rFonts w:hint="eastAsia"/>
            <w:sz w:val="28"/>
            <w:szCs w:val="28"/>
          </w:rPr>
          <w:delText>如全体大会最终审议通过成员的清退决定后，该成员</w:delText>
        </w:r>
        <w:r w:rsidR="00813CF4" w:rsidRPr="00DA2D27" w:rsidDel="00F3154D">
          <w:rPr>
            <w:rFonts w:hint="eastAsia"/>
            <w:sz w:val="28"/>
            <w:szCs w:val="28"/>
          </w:rPr>
          <w:delText>即被剥夺</w:delText>
        </w:r>
        <w:r w:rsidR="007B2A09" w:rsidRPr="00DA2D27" w:rsidDel="00F3154D">
          <w:rPr>
            <w:rFonts w:hint="eastAsia"/>
            <w:sz w:val="28"/>
            <w:szCs w:val="28"/>
          </w:rPr>
          <w:delText>班级宪章管理范畴，将不被允许参加班级宪章管理范畴内的圈子、活动等</w:delText>
        </w:r>
        <w:r w:rsidR="00813CF4" w:rsidRPr="00DA2D27" w:rsidDel="00F3154D">
          <w:rPr>
            <w:rFonts w:hint="eastAsia"/>
            <w:sz w:val="28"/>
            <w:szCs w:val="28"/>
          </w:rPr>
          <w:delText>。</w:delText>
        </w:r>
      </w:del>
    </w:p>
    <w:p w14:paraId="1748DB7B" w14:textId="77777777" w:rsidR="00FB6BA2" w:rsidDel="00F3154D" w:rsidRDefault="00FB6BA2">
      <w:pPr>
        <w:widowControl/>
        <w:jc w:val="left"/>
        <w:rPr>
          <w:del w:id="346" w:author="bobo bobo" w:date="2017-09-15T23:30:00Z"/>
          <w:sz w:val="28"/>
          <w:szCs w:val="28"/>
        </w:rPr>
      </w:pPr>
      <w:del w:id="347" w:author="bobo bobo" w:date="2017-09-15T23:30:00Z">
        <w:r w:rsidDel="00F3154D">
          <w:rPr>
            <w:sz w:val="28"/>
            <w:szCs w:val="28"/>
          </w:rPr>
          <w:br w:type="page"/>
        </w:r>
      </w:del>
    </w:p>
    <w:p w14:paraId="6118C503" w14:textId="77777777" w:rsidR="00FB6BA2" w:rsidRPr="00DA2D27" w:rsidRDefault="00FB6BA2" w:rsidP="00DA2D27">
      <w:pPr>
        <w:spacing w:line="360" w:lineRule="auto"/>
        <w:ind w:firstLineChars="200" w:firstLine="560"/>
        <w:rPr>
          <w:sz w:val="28"/>
          <w:szCs w:val="28"/>
        </w:rPr>
      </w:pPr>
    </w:p>
    <w:p w14:paraId="0E4B014C" w14:textId="77777777" w:rsidR="00813CF4" w:rsidRPr="000820A8" w:rsidRDefault="00813CF4" w:rsidP="000820A8">
      <w:pPr>
        <w:pStyle w:val="1"/>
      </w:pPr>
      <w:bookmarkStart w:id="348" w:name="2_4"/>
      <w:bookmarkStart w:id="349" w:name="sub51056_2_4"/>
      <w:bookmarkStart w:id="350" w:name="第4章"/>
      <w:bookmarkStart w:id="351" w:name="_Toc492180899"/>
      <w:bookmarkEnd w:id="348"/>
      <w:bookmarkEnd w:id="349"/>
      <w:bookmarkEnd w:id="350"/>
      <w:r w:rsidRPr="000820A8">
        <w:rPr>
          <w:rFonts w:hint="eastAsia"/>
        </w:rPr>
        <w:t>奖惩机制</w:t>
      </w:r>
      <w:bookmarkEnd w:id="351"/>
    </w:p>
    <w:p w14:paraId="6E7D8817" w14:textId="77777777"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60DABF22" w14:textId="77777777" w:rsidR="00813CF4" w:rsidRPr="00D81ECC" w:rsidRDefault="00813CF4" w:rsidP="00FB6BA2">
      <w:pPr>
        <w:spacing w:line="360" w:lineRule="auto"/>
        <w:ind w:firstLineChars="200" w:firstLine="560"/>
        <w:rPr>
          <w:sz w:val="28"/>
          <w:szCs w:val="28"/>
        </w:rPr>
      </w:pPr>
      <w:r w:rsidRPr="00D81ECC">
        <w:rPr>
          <w:rFonts w:hint="eastAsia"/>
          <w:sz w:val="28"/>
          <w:szCs w:val="28"/>
        </w:rPr>
        <w:lastRenderedPageBreak/>
        <w:t>为增强班级管理的执行力和活跃度，让班级管理更加人性化，采用积分制管理。将积分与各种荣誉及福利挂钩，体现每个成员对组织的贡献。</w:t>
      </w:r>
    </w:p>
    <w:p w14:paraId="42E36108" w14:textId="77777777"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14:paraId="280E360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14:paraId="443BF812" w14:textId="77777777"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14:paraId="4BA8AD98" w14:textId="77777777"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14:paraId="21187F01" w14:textId="77777777"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14:paraId="43CD1A96" w14:textId="77777777" w:rsidR="00FB6BA2" w:rsidRDefault="00FB6BA2">
      <w:pPr>
        <w:widowControl/>
        <w:jc w:val="left"/>
        <w:rPr>
          <w:sz w:val="28"/>
          <w:szCs w:val="28"/>
        </w:rPr>
      </w:pPr>
      <w:r>
        <w:rPr>
          <w:sz w:val="28"/>
          <w:szCs w:val="28"/>
        </w:rPr>
        <w:br w:type="page"/>
      </w:r>
    </w:p>
    <w:p w14:paraId="2E81C270" w14:textId="77777777" w:rsidR="00FB6BA2" w:rsidRPr="00FD2EA5" w:rsidRDefault="00FB6BA2" w:rsidP="00FD2EA5">
      <w:pPr>
        <w:spacing w:line="360" w:lineRule="auto"/>
        <w:ind w:firstLineChars="250" w:firstLine="700"/>
        <w:rPr>
          <w:sz w:val="28"/>
          <w:szCs w:val="28"/>
        </w:rPr>
      </w:pPr>
    </w:p>
    <w:p w14:paraId="430D0347" w14:textId="77777777" w:rsidR="00FB6BA2" w:rsidRPr="00FB6BA2" w:rsidRDefault="00813CF4" w:rsidP="00FB6BA2">
      <w:pPr>
        <w:pStyle w:val="1"/>
      </w:pPr>
      <w:bookmarkStart w:id="352" w:name="_Toc492180900"/>
      <w:r w:rsidRPr="000820A8">
        <w:t>宪章解释权</w:t>
      </w:r>
      <w:bookmarkEnd w:id="352"/>
    </w:p>
    <w:p w14:paraId="6543844C" w14:textId="77777777" w:rsidR="00C20976" w:rsidRDefault="00C20976" w:rsidP="00FB6BA2">
      <w:pPr>
        <w:spacing w:line="360" w:lineRule="auto"/>
        <w:ind w:firstLineChars="200" w:firstLine="560"/>
        <w:rPr>
          <w:ins w:id="353" w:author="周鹏 zhoupeng" w:date="2017-09-15T22:09:00Z"/>
          <w:sz w:val="28"/>
          <w:szCs w:val="28"/>
        </w:rPr>
      </w:pPr>
      <w:r w:rsidRPr="00FD2EA5">
        <w:rPr>
          <w:rFonts w:hint="eastAsia"/>
          <w:sz w:val="28"/>
          <w:szCs w:val="28"/>
        </w:rPr>
        <w:t>有关本宪章的任何问题，均由本班级委员会负责解释。</w:t>
      </w:r>
    </w:p>
    <w:p w14:paraId="6A3738B7" w14:textId="77777777" w:rsidR="00E603CE" w:rsidRPr="00E603CE" w:rsidRDefault="00E603CE" w:rsidP="00FB6BA2">
      <w:pPr>
        <w:spacing w:line="360" w:lineRule="auto"/>
        <w:ind w:firstLineChars="200" w:firstLine="560"/>
        <w:rPr>
          <w:ins w:id="354" w:author="周鹏 zhoupeng" w:date="2017-09-15T22:09:00Z"/>
          <w:color w:val="FF0000"/>
          <w:sz w:val="28"/>
          <w:szCs w:val="28"/>
          <w:rPrChange w:id="355" w:author="周鹏 zhoupeng" w:date="2017-09-15T22:11:00Z">
            <w:rPr>
              <w:ins w:id="356" w:author="周鹏 zhoupeng" w:date="2017-09-15T22:09:00Z"/>
              <w:sz w:val="28"/>
              <w:szCs w:val="28"/>
            </w:rPr>
          </w:rPrChange>
        </w:rPr>
      </w:pPr>
      <w:ins w:id="357" w:author="周鹏 zhoupeng" w:date="2017-09-15T22:09:00Z">
        <w:del w:id="358" w:author="bobo bobo" w:date="2017-09-15T23:30:00Z">
          <w:r w:rsidRPr="00E603CE" w:rsidDel="00F3154D">
            <w:rPr>
              <w:rFonts w:hint="eastAsia"/>
              <w:color w:val="FF0000"/>
              <w:sz w:val="28"/>
              <w:szCs w:val="28"/>
              <w:rPrChange w:id="359" w:author="周鹏 zhoupeng" w:date="2017-09-15T22:11:00Z">
                <w:rPr>
                  <w:rFonts w:hint="eastAsia"/>
                  <w:sz w:val="28"/>
                  <w:szCs w:val="28"/>
                </w:rPr>
              </w:rPrChange>
            </w:rPr>
            <w:delText>第六章</w:delText>
          </w:r>
          <w:r w:rsidRPr="00E603CE" w:rsidDel="00F3154D">
            <w:rPr>
              <w:color w:val="FF0000"/>
              <w:sz w:val="28"/>
              <w:szCs w:val="28"/>
              <w:rPrChange w:id="360" w:author="周鹏 zhoupeng" w:date="2017-09-15T22:11:00Z">
                <w:rPr>
                  <w:sz w:val="28"/>
                  <w:szCs w:val="28"/>
                </w:rPr>
              </w:rPrChange>
            </w:rPr>
            <w:delText xml:space="preserve"> </w:delText>
          </w:r>
          <w:r w:rsidRPr="00E603CE" w:rsidDel="00F3154D">
            <w:rPr>
              <w:rFonts w:hint="eastAsia"/>
              <w:color w:val="FF0000"/>
              <w:sz w:val="28"/>
              <w:szCs w:val="28"/>
              <w:rPrChange w:id="361" w:author="周鹏 zhoupeng" w:date="2017-09-15T22:11:00Z">
                <w:rPr>
                  <w:rFonts w:hint="eastAsia"/>
                  <w:sz w:val="28"/>
                  <w:szCs w:val="28"/>
                </w:rPr>
              </w:rPrChange>
            </w:rPr>
            <w:delText>经验分享</w:delText>
          </w:r>
        </w:del>
      </w:ins>
    </w:p>
    <w:p w14:paraId="6387ADE7" w14:textId="77777777" w:rsidR="00E603CE" w:rsidRPr="00E603CE" w:rsidRDefault="00E603CE" w:rsidP="00FB6BA2">
      <w:pPr>
        <w:spacing w:line="360" w:lineRule="auto"/>
        <w:ind w:firstLineChars="200" w:firstLine="560"/>
        <w:rPr>
          <w:ins w:id="362" w:author="周鹏 zhoupeng" w:date="2017-09-15T22:09:00Z"/>
          <w:color w:val="FF0000"/>
          <w:sz w:val="28"/>
          <w:szCs w:val="28"/>
          <w:rPrChange w:id="363" w:author="周鹏 zhoupeng" w:date="2017-09-15T22:11:00Z">
            <w:rPr>
              <w:ins w:id="364" w:author="周鹏 zhoupeng" w:date="2017-09-15T22:09:00Z"/>
              <w:sz w:val="28"/>
              <w:szCs w:val="28"/>
            </w:rPr>
          </w:rPrChange>
        </w:rPr>
      </w:pPr>
      <w:ins w:id="365" w:author="周鹏 zhoupeng" w:date="2017-09-15T22:09:00Z">
        <w:r w:rsidRPr="00E603CE">
          <w:rPr>
            <w:rFonts w:hint="eastAsia"/>
            <w:color w:val="FF0000"/>
            <w:sz w:val="28"/>
            <w:szCs w:val="28"/>
            <w:rPrChange w:id="366" w:author="周鹏 zhoupeng" w:date="2017-09-15T22:11:00Z">
              <w:rPr>
                <w:rFonts w:hint="eastAsia"/>
                <w:sz w:val="28"/>
                <w:szCs w:val="28"/>
              </w:rPr>
            </w:rPrChange>
          </w:rPr>
          <w:t>第七章</w:t>
        </w:r>
        <w:r w:rsidRPr="00E603CE">
          <w:rPr>
            <w:color w:val="FF0000"/>
            <w:sz w:val="28"/>
            <w:szCs w:val="28"/>
            <w:rPrChange w:id="367" w:author="周鹏 zhoupeng" w:date="2017-09-15T22:11:00Z">
              <w:rPr>
                <w:sz w:val="28"/>
                <w:szCs w:val="28"/>
              </w:rPr>
            </w:rPrChange>
          </w:rPr>
          <w:t xml:space="preserve"> </w:t>
        </w:r>
        <w:r w:rsidRPr="00E603CE">
          <w:rPr>
            <w:rFonts w:hint="eastAsia"/>
            <w:color w:val="FF0000"/>
            <w:sz w:val="28"/>
            <w:szCs w:val="28"/>
            <w:rPrChange w:id="368" w:author="周鹏 zhoupeng" w:date="2017-09-15T22:11:00Z">
              <w:rPr>
                <w:rFonts w:hint="eastAsia"/>
                <w:sz w:val="28"/>
                <w:szCs w:val="28"/>
              </w:rPr>
            </w:rPrChange>
          </w:rPr>
          <w:t>资金管理</w:t>
        </w:r>
      </w:ins>
    </w:p>
    <w:p w14:paraId="6727668F" w14:textId="2F27FD46" w:rsidR="00E603CE" w:rsidRPr="00E603CE" w:rsidDel="00F3154D" w:rsidRDefault="003A7706" w:rsidP="00FB6BA2">
      <w:pPr>
        <w:spacing w:line="360" w:lineRule="auto"/>
        <w:ind w:firstLineChars="200" w:firstLine="560"/>
        <w:rPr>
          <w:ins w:id="369" w:author="周鹏 zhoupeng" w:date="2017-09-15T22:09:00Z"/>
          <w:del w:id="370" w:author="bobo bobo" w:date="2017-09-15T23:30:00Z"/>
          <w:color w:val="FF0000"/>
          <w:sz w:val="28"/>
          <w:szCs w:val="28"/>
          <w:rPrChange w:id="371" w:author="周鹏 zhoupeng" w:date="2017-09-15T22:11:00Z">
            <w:rPr>
              <w:ins w:id="372" w:author="周鹏 zhoupeng" w:date="2017-09-15T22:09:00Z"/>
              <w:del w:id="373" w:author="bobo bobo" w:date="2017-09-15T23:30:00Z"/>
              <w:sz w:val="28"/>
              <w:szCs w:val="28"/>
            </w:rPr>
          </w:rPrChange>
        </w:rPr>
      </w:pPr>
      <w:ins w:id="374" w:author="bobo bobo" w:date="2017-09-15T23:35:00Z">
        <w:r>
          <w:rPr>
            <w:rFonts w:hint="eastAsia"/>
            <w:color w:val="FF0000"/>
            <w:sz w:val="28"/>
            <w:szCs w:val="28"/>
          </w:rPr>
          <w:t>一、</w:t>
        </w:r>
      </w:ins>
      <w:ins w:id="375" w:author="周鹏 zhoupeng" w:date="2017-09-15T22:09:00Z">
        <w:del w:id="376" w:author="bobo bobo" w:date="2017-09-15T23:30:00Z">
          <w:r w:rsidR="00E603CE" w:rsidRPr="00E603CE" w:rsidDel="00F3154D">
            <w:rPr>
              <w:rFonts w:hint="eastAsia"/>
              <w:color w:val="FF0000"/>
              <w:sz w:val="28"/>
              <w:szCs w:val="28"/>
              <w:rPrChange w:id="377" w:author="周鹏 zhoupeng" w:date="2017-09-15T22:11:00Z">
                <w:rPr>
                  <w:rFonts w:hint="eastAsia"/>
                  <w:sz w:val="28"/>
                  <w:szCs w:val="28"/>
                </w:rPr>
              </w:rPrChange>
            </w:rPr>
            <w:delText>第八章</w:delText>
          </w:r>
          <w:r w:rsidR="00E603CE" w:rsidRPr="00E603CE" w:rsidDel="00F3154D">
            <w:rPr>
              <w:color w:val="FF0000"/>
              <w:sz w:val="28"/>
              <w:szCs w:val="28"/>
              <w:rPrChange w:id="378" w:author="周鹏 zhoupeng" w:date="2017-09-15T22:11:00Z">
                <w:rPr>
                  <w:sz w:val="28"/>
                  <w:szCs w:val="28"/>
                </w:rPr>
              </w:rPrChange>
            </w:rPr>
            <w:delText xml:space="preserve"> </w:delText>
          </w:r>
          <w:r w:rsidR="00E603CE" w:rsidRPr="00E603CE" w:rsidDel="00F3154D">
            <w:rPr>
              <w:rFonts w:hint="eastAsia"/>
              <w:color w:val="FF0000"/>
              <w:sz w:val="28"/>
              <w:szCs w:val="28"/>
              <w:rPrChange w:id="379" w:author="周鹏 zhoupeng" w:date="2017-09-15T22:11:00Z">
                <w:rPr>
                  <w:rFonts w:hint="eastAsia"/>
                  <w:sz w:val="28"/>
                  <w:szCs w:val="28"/>
                </w:rPr>
              </w:rPrChange>
            </w:rPr>
            <w:delText>数据管理</w:delText>
          </w:r>
        </w:del>
      </w:ins>
    </w:p>
    <w:p w14:paraId="6D966E83" w14:textId="77777777" w:rsidR="00E603CE" w:rsidRPr="00E603CE" w:rsidDel="00F3154D" w:rsidRDefault="00E603CE" w:rsidP="00E603CE">
      <w:pPr>
        <w:spacing w:line="360" w:lineRule="auto"/>
        <w:ind w:firstLineChars="200" w:firstLine="560"/>
        <w:rPr>
          <w:ins w:id="380" w:author="周鹏 zhoupeng" w:date="2017-09-15T22:09:00Z"/>
          <w:del w:id="381" w:author="bobo bobo" w:date="2017-09-15T23:30:00Z"/>
          <w:color w:val="FF0000"/>
          <w:sz w:val="28"/>
          <w:szCs w:val="28"/>
          <w:rPrChange w:id="382" w:author="周鹏 zhoupeng" w:date="2017-09-15T22:11:00Z">
            <w:rPr>
              <w:ins w:id="383" w:author="周鹏 zhoupeng" w:date="2017-09-15T22:09:00Z"/>
              <w:del w:id="384" w:author="bobo bobo" w:date="2017-09-15T23:30:00Z"/>
              <w:sz w:val="28"/>
              <w:szCs w:val="28"/>
            </w:rPr>
          </w:rPrChange>
        </w:rPr>
      </w:pPr>
      <w:ins w:id="385" w:author="周鹏 zhoupeng" w:date="2017-09-15T22:09:00Z">
        <w:del w:id="386" w:author="bobo bobo" w:date="2017-09-15T23:30:00Z">
          <w:r w:rsidRPr="00E603CE" w:rsidDel="00F3154D">
            <w:rPr>
              <w:rFonts w:hint="eastAsia"/>
              <w:color w:val="FF0000"/>
              <w:sz w:val="28"/>
              <w:szCs w:val="28"/>
              <w:rPrChange w:id="387" w:author="周鹏 zhoupeng" w:date="2017-09-15T22:11:00Z">
                <w:rPr>
                  <w:rFonts w:hint="eastAsia"/>
                  <w:sz w:val="28"/>
                  <w:szCs w:val="28"/>
                </w:rPr>
              </w:rPrChange>
            </w:rPr>
            <w:delText>第九章</w:delText>
          </w:r>
          <w:r w:rsidRPr="00E603CE" w:rsidDel="00F3154D">
            <w:rPr>
              <w:color w:val="FF0000"/>
              <w:sz w:val="28"/>
              <w:szCs w:val="28"/>
              <w:rPrChange w:id="388" w:author="周鹏 zhoupeng" w:date="2017-09-15T22:11:00Z">
                <w:rPr>
                  <w:sz w:val="28"/>
                  <w:szCs w:val="28"/>
                </w:rPr>
              </w:rPrChange>
            </w:rPr>
            <w:delText xml:space="preserve"> </w:delText>
          </w:r>
          <w:r w:rsidRPr="00E603CE" w:rsidDel="00F3154D">
            <w:rPr>
              <w:rFonts w:hint="eastAsia"/>
              <w:color w:val="FF0000"/>
              <w:sz w:val="28"/>
              <w:szCs w:val="28"/>
              <w:rPrChange w:id="389" w:author="周鹏 zhoupeng" w:date="2017-09-15T22:11:00Z">
                <w:rPr>
                  <w:rFonts w:hint="eastAsia"/>
                  <w:sz w:val="28"/>
                  <w:szCs w:val="28"/>
                </w:rPr>
              </w:rPrChange>
            </w:rPr>
            <w:delText>渠道平台</w:delText>
          </w:r>
        </w:del>
      </w:ins>
    </w:p>
    <w:p w14:paraId="3F1A8D61" w14:textId="77777777" w:rsidR="00E603CE" w:rsidRPr="00E603CE" w:rsidDel="00F3154D" w:rsidRDefault="00E603CE" w:rsidP="00E603CE">
      <w:pPr>
        <w:spacing w:line="360" w:lineRule="auto"/>
        <w:ind w:firstLineChars="200" w:firstLine="560"/>
        <w:rPr>
          <w:del w:id="390" w:author="bobo bobo" w:date="2017-09-15T23:30:00Z"/>
          <w:color w:val="FF0000"/>
          <w:sz w:val="28"/>
          <w:szCs w:val="28"/>
          <w:rPrChange w:id="391" w:author="周鹏 zhoupeng" w:date="2017-09-15T22:11:00Z">
            <w:rPr>
              <w:del w:id="392" w:author="bobo bobo" w:date="2017-09-15T23:30:00Z"/>
              <w:sz w:val="28"/>
              <w:szCs w:val="28"/>
            </w:rPr>
          </w:rPrChange>
        </w:rPr>
      </w:pPr>
      <w:ins w:id="393" w:author="周鹏 zhoupeng" w:date="2017-09-15T22:09:00Z">
        <w:del w:id="394" w:author="bobo bobo" w:date="2017-09-15T23:30:00Z">
          <w:r w:rsidRPr="00E603CE" w:rsidDel="00F3154D">
            <w:rPr>
              <w:rFonts w:hint="eastAsia"/>
              <w:color w:val="FF0000"/>
              <w:sz w:val="28"/>
              <w:szCs w:val="28"/>
              <w:rPrChange w:id="395" w:author="周鹏 zhoupeng" w:date="2017-09-15T22:11:00Z">
                <w:rPr>
                  <w:rFonts w:hint="eastAsia"/>
                  <w:sz w:val="28"/>
                  <w:szCs w:val="28"/>
                </w:rPr>
              </w:rPrChange>
            </w:rPr>
            <w:delText>第十章</w:delText>
          </w:r>
          <w:r w:rsidRPr="00E603CE" w:rsidDel="00F3154D">
            <w:rPr>
              <w:color w:val="FF0000"/>
              <w:sz w:val="28"/>
              <w:szCs w:val="28"/>
              <w:rPrChange w:id="396" w:author="周鹏 zhoupeng" w:date="2017-09-15T22:11:00Z">
                <w:rPr>
                  <w:sz w:val="28"/>
                  <w:szCs w:val="28"/>
                </w:rPr>
              </w:rPrChange>
            </w:rPr>
            <w:delText xml:space="preserve"> </w:delText>
          </w:r>
          <w:r w:rsidRPr="00E603CE" w:rsidDel="00F3154D">
            <w:rPr>
              <w:rFonts w:hint="eastAsia"/>
              <w:color w:val="FF0000"/>
              <w:sz w:val="28"/>
              <w:szCs w:val="28"/>
              <w:rPrChange w:id="397" w:author="周鹏 zhoupeng" w:date="2017-09-15T22:11:00Z">
                <w:rPr>
                  <w:rFonts w:hint="eastAsia"/>
                  <w:sz w:val="28"/>
                  <w:szCs w:val="28"/>
                </w:rPr>
              </w:rPrChange>
            </w:rPr>
            <w:delText>树立</w:delText>
          </w:r>
          <w:r w:rsidRPr="00E603CE" w:rsidDel="00F3154D">
            <w:rPr>
              <w:color w:val="FF0000"/>
              <w:sz w:val="28"/>
              <w:szCs w:val="28"/>
              <w:rPrChange w:id="398" w:author="周鹏 zhoupeng" w:date="2017-09-15T22:11:00Z">
                <w:rPr>
                  <w:sz w:val="28"/>
                  <w:szCs w:val="28"/>
                </w:rPr>
              </w:rPrChange>
            </w:rPr>
            <w:delText>MEM</w:delText>
          </w:r>
          <w:r w:rsidRPr="00E603CE" w:rsidDel="00F3154D">
            <w:rPr>
              <w:rFonts w:hint="eastAsia"/>
              <w:color w:val="FF0000"/>
              <w:sz w:val="28"/>
              <w:szCs w:val="28"/>
              <w:rPrChange w:id="399" w:author="周鹏 zhoupeng" w:date="2017-09-15T22:11:00Z">
                <w:rPr>
                  <w:rFonts w:hint="eastAsia"/>
                  <w:sz w:val="28"/>
                  <w:szCs w:val="28"/>
                </w:rPr>
              </w:rPrChange>
            </w:rPr>
            <w:delText>品牌</w:delText>
          </w:r>
        </w:del>
      </w:ins>
    </w:p>
    <w:p w14:paraId="78AE8A64" w14:textId="77777777" w:rsidR="00FB6BA2" w:rsidRDefault="00FB6BA2">
      <w:pPr>
        <w:widowControl/>
        <w:jc w:val="left"/>
        <w:rPr>
          <w:ins w:id="400" w:author="bobo bobo" w:date="2017-09-15T23:30:00Z"/>
          <w:sz w:val="28"/>
          <w:szCs w:val="28"/>
        </w:rPr>
      </w:pPr>
      <w:r>
        <w:rPr>
          <w:sz w:val="28"/>
          <w:szCs w:val="28"/>
        </w:rPr>
        <w:br w:type="page"/>
      </w:r>
    </w:p>
    <w:p w14:paraId="4A4D1D40" w14:textId="100D93F5" w:rsidR="00022B0B" w:rsidRPr="00022B0B" w:rsidRDefault="00022B0B">
      <w:pPr>
        <w:pStyle w:val="1"/>
        <w:ind w:left="420"/>
        <w:rPr>
          <w:ins w:id="401" w:author="dhong" w:date="2017-09-16T00:42:00Z"/>
          <w:rPrChange w:id="402" w:author="dhong" w:date="2017-09-16T00:42:00Z">
            <w:rPr>
              <w:ins w:id="403" w:author="dhong" w:date="2017-09-16T00:42:00Z"/>
              <w:color w:val="FF0000"/>
              <w:sz w:val="28"/>
              <w:szCs w:val="28"/>
            </w:rPr>
          </w:rPrChange>
        </w:rPr>
        <w:pPrChange w:id="404" w:author="dhong" w:date="2017-09-16T00:42:00Z">
          <w:pPr>
            <w:spacing w:line="360" w:lineRule="auto"/>
            <w:ind w:firstLineChars="200" w:firstLine="562"/>
          </w:pPr>
        </w:pPrChange>
      </w:pPr>
      <w:ins w:id="405" w:author="dhong" w:date="2017-09-16T00:42:00Z">
        <w:r w:rsidRPr="00022B0B">
          <w:rPr>
            <w:rFonts w:hint="eastAsia"/>
            <w:rPrChange w:id="406" w:author="dhong" w:date="2017-09-16T00:42:00Z">
              <w:rPr>
                <w:rFonts w:hint="eastAsia"/>
                <w:b/>
                <w:bCs/>
                <w:sz w:val="28"/>
                <w:szCs w:val="28"/>
              </w:rPr>
            </w:rPrChange>
          </w:rPr>
          <w:lastRenderedPageBreak/>
          <w:t>经验分享</w:t>
        </w:r>
      </w:ins>
    </w:p>
    <w:p w14:paraId="0B68063B" w14:textId="77777777" w:rsidR="00022B0B" w:rsidRPr="00C90B60" w:rsidRDefault="00022B0B" w:rsidP="00022B0B">
      <w:pPr>
        <w:spacing w:line="360" w:lineRule="auto"/>
        <w:ind w:firstLineChars="200" w:firstLine="560"/>
        <w:rPr>
          <w:ins w:id="407" w:author="dhong" w:date="2017-09-16T00:42:00Z"/>
          <w:color w:val="FF0000"/>
          <w:sz w:val="28"/>
          <w:szCs w:val="28"/>
        </w:rPr>
      </w:pPr>
      <w:ins w:id="408" w:author="dhong" w:date="2017-09-16T00:42:00Z">
        <w:r w:rsidRPr="00C90B60">
          <w:rPr>
            <w:rFonts w:hint="eastAsia"/>
            <w:color w:val="FF0000"/>
            <w:sz w:val="28"/>
            <w:szCs w:val="28"/>
          </w:rPr>
          <w:t>第一条</w:t>
        </w:r>
        <w:r w:rsidRPr="00C90B60">
          <w:rPr>
            <w:rFonts w:hint="eastAsia"/>
            <w:color w:val="FF0000"/>
            <w:sz w:val="28"/>
            <w:szCs w:val="28"/>
          </w:rPr>
          <w:t xml:space="preserve"> MEM</w:t>
        </w:r>
        <w:r w:rsidRPr="00C90B60">
          <w:rPr>
            <w:rFonts w:hint="eastAsia"/>
            <w:color w:val="FF0000"/>
            <w:sz w:val="28"/>
            <w:szCs w:val="28"/>
          </w:rPr>
          <w:t>班级联合会的经验分享由秘书处负责发起。</w:t>
        </w:r>
      </w:ins>
    </w:p>
    <w:p w14:paraId="30C3C114" w14:textId="77777777" w:rsidR="00022B0B" w:rsidRPr="00C90B60" w:rsidRDefault="00022B0B" w:rsidP="00022B0B">
      <w:pPr>
        <w:spacing w:line="360" w:lineRule="auto"/>
        <w:ind w:firstLineChars="200" w:firstLine="560"/>
        <w:rPr>
          <w:ins w:id="409" w:author="dhong" w:date="2017-09-16T00:42:00Z"/>
          <w:color w:val="FF0000"/>
          <w:sz w:val="28"/>
          <w:szCs w:val="28"/>
        </w:rPr>
      </w:pPr>
      <w:ins w:id="410" w:author="dhong" w:date="2017-09-16T00:42:00Z">
        <w:r w:rsidRPr="00C90B60">
          <w:rPr>
            <w:rFonts w:hint="eastAsia"/>
            <w:color w:val="FF0000"/>
            <w:sz w:val="28"/>
            <w:szCs w:val="28"/>
          </w:rPr>
          <w:t>第二条</w:t>
        </w:r>
        <w:r w:rsidRPr="00C90B60">
          <w:rPr>
            <w:rFonts w:hint="eastAsia"/>
            <w:color w:val="FF0000"/>
            <w:sz w:val="28"/>
            <w:szCs w:val="28"/>
          </w:rPr>
          <w:t xml:space="preserve"> </w:t>
        </w:r>
        <w:r w:rsidRPr="00C90B60">
          <w:rPr>
            <w:rFonts w:hint="eastAsia"/>
            <w:color w:val="FF0000"/>
            <w:sz w:val="28"/>
            <w:szCs w:val="28"/>
          </w:rPr>
          <w:t>经验分享每月至少进行一次。</w:t>
        </w:r>
      </w:ins>
    </w:p>
    <w:p w14:paraId="60D2E638" w14:textId="77777777" w:rsidR="00022B0B" w:rsidRPr="00C90B60" w:rsidRDefault="00022B0B" w:rsidP="00022B0B">
      <w:pPr>
        <w:spacing w:line="360" w:lineRule="auto"/>
        <w:ind w:firstLineChars="200" w:firstLine="560"/>
        <w:rPr>
          <w:ins w:id="411" w:author="dhong" w:date="2017-09-16T00:42:00Z"/>
          <w:color w:val="FF0000"/>
          <w:sz w:val="28"/>
          <w:szCs w:val="28"/>
        </w:rPr>
      </w:pPr>
      <w:ins w:id="412" w:author="dhong" w:date="2017-09-16T00:42:00Z">
        <w:r w:rsidRPr="00C90B60">
          <w:rPr>
            <w:rFonts w:hint="eastAsia"/>
            <w:color w:val="FF0000"/>
            <w:sz w:val="28"/>
            <w:szCs w:val="28"/>
          </w:rPr>
          <w:t>第三条</w:t>
        </w:r>
        <w:r w:rsidRPr="00C90B60">
          <w:rPr>
            <w:rFonts w:hint="eastAsia"/>
            <w:color w:val="FF0000"/>
            <w:sz w:val="28"/>
            <w:szCs w:val="28"/>
          </w:rPr>
          <w:t xml:space="preserve"> </w:t>
        </w:r>
        <w:r w:rsidRPr="00C90B60">
          <w:rPr>
            <w:rFonts w:hint="eastAsia"/>
            <w:color w:val="FF0000"/>
            <w:sz w:val="28"/>
            <w:szCs w:val="28"/>
          </w:rPr>
          <w:t>经验分享以沙龙或论坛的形式进行。通过充分整合、利用</w:t>
        </w:r>
        <w:r w:rsidRPr="00C90B60">
          <w:rPr>
            <w:rFonts w:hint="eastAsia"/>
            <w:color w:val="FF0000"/>
            <w:sz w:val="28"/>
            <w:szCs w:val="28"/>
          </w:rPr>
          <w:t>MEM</w:t>
        </w:r>
        <w:r w:rsidRPr="00C90B60">
          <w:rPr>
            <w:rFonts w:hint="eastAsia"/>
            <w:color w:val="FF0000"/>
            <w:sz w:val="28"/>
            <w:szCs w:val="28"/>
          </w:rPr>
          <w:t>班级内外部社群网络资源，搭建一个互动平台，某一行业或专业领域的话题进行的互动分享和交流，提升</w:t>
        </w:r>
        <w:r w:rsidRPr="00C90B60">
          <w:rPr>
            <w:rFonts w:hint="eastAsia"/>
            <w:color w:val="FF0000"/>
            <w:sz w:val="28"/>
            <w:szCs w:val="28"/>
          </w:rPr>
          <w:t>MEM</w:t>
        </w:r>
        <w:r w:rsidRPr="00C90B60">
          <w:rPr>
            <w:rFonts w:hint="eastAsia"/>
            <w:color w:val="FF0000"/>
            <w:sz w:val="28"/>
            <w:szCs w:val="28"/>
          </w:rPr>
          <w:t>班级同学的专业认知和商务技能。</w:t>
        </w:r>
      </w:ins>
    </w:p>
    <w:p w14:paraId="15D6D6E7" w14:textId="77777777" w:rsidR="00022B0B" w:rsidRPr="00C90B60" w:rsidRDefault="00022B0B" w:rsidP="00022B0B">
      <w:pPr>
        <w:spacing w:line="360" w:lineRule="auto"/>
        <w:ind w:firstLineChars="200" w:firstLine="560"/>
        <w:rPr>
          <w:ins w:id="413" w:author="dhong" w:date="2017-09-16T00:42:00Z"/>
          <w:color w:val="FF0000"/>
          <w:sz w:val="28"/>
          <w:szCs w:val="28"/>
        </w:rPr>
      </w:pPr>
      <w:ins w:id="414" w:author="dhong" w:date="2017-09-16T00:42:00Z">
        <w:r w:rsidRPr="00C90B60">
          <w:rPr>
            <w:rFonts w:hint="eastAsia"/>
            <w:color w:val="FF0000"/>
            <w:sz w:val="28"/>
            <w:szCs w:val="28"/>
          </w:rPr>
          <w:t>第四条</w:t>
        </w:r>
        <w:r w:rsidRPr="00C90B60">
          <w:rPr>
            <w:rFonts w:hint="eastAsia"/>
            <w:color w:val="FF0000"/>
            <w:sz w:val="28"/>
            <w:szCs w:val="28"/>
          </w:rPr>
          <w:t xml:space="preserve"> </w:t>
        </w:r>
        <w:r w:rsidRPr="00C90B60">
          <w:rPr>
            <w:rFonts w:hint="eastAsia"/>
            <w:color w:val="FF0000"/>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ins>
    </w:p>
    <w:p w14:paraId="6DFF0640" w14:textId="77777777" w:rsidR="00022B0B" w:rsidRPr="00C90B60" w:rsidRDefault="00022B0B" w:rsidP="00022B0B">
      <w:pPr>
        <w:spacing w:line="360" w:lineRule="auto"/>
        <w:ind w:firstLineChars="200" w:firstLine="560"/>
        <w:rPr>
          <w:ins w:id="415" w:author="dhong" w:date="2017-09-16T00:42:00Z"/>
          <w:color w:val="FF0000"/>
          <w:sz w:val="28"/>
          <w:szCs w:val="28"/>
        </w:rPr>
      </w:pPr>
      <w:ins w:id="416" w:author="dhong" w:date="2017-09-16T00:42:00Z">
        <w:r w:rsidRPr="00C90B60">
          <w:rPr>
            <w:rFonts w:hint="eastAsia"/>
            <w:color w:val="FF0000"/>
            <w:sz w:val="28"/>
            <w:szCs w:val="28"/>
          </w:rPr>
          <w:t>第五条</w:t>
        </w:r>
        <w:r w:rsidRPr="00C90B60">
          <w:rPr>
            <w:rFonts w:hint="eastAsia"/>
            <w:color w:val="FF0000"/>
            <w:sz w:val="28"/>
            <w:szCs w:val="28"/>
          </w:rPr>
          <w:t xml:space="preserve"> </w:t>
        </w:r>
        <w:r w:rsidRPr="00C90B60">
          <w:rPr>
            <w:rFonts w:hint="eastAsia"/>
            <w:color w:val="FF0000"/>
            <w:sz w:val="28"/>
            <w:szCs w:val="28"/>
          </w:rPr>
          <w:t>秘书处可根据实际情况对经验分享计划进行调整。</w:t>
        </w:r>
      </w:ins>
    </w:p>
    <w:p w14:paraId="6B9FB723" w14:textId="77777777" w:rsidR="00022B0B" w:rsidRPr="00C90B60" w:rsidRDefault="00022B0B" w:rsidP="00022B0B">
      <w:pPr>
        <w:spacing w:line="360" w:lineRule="auto"/>
        <w:ind w:firstLineChars="200" w:firstLine="560"/>
        <w:rPr>
          <w:ins w:id="417" w:author="dhong" w:date="2017-09-16T00:42:00Z"/>
          <w:color w:val="FF0000"/>
          <w:sz w:val="28"/>
          <w:szCs w:val="28"/>
        </w:rPr>
      </w:pPr>
      <w:ins w:id="418" w:author="dhong" w:date="2017-09-16T00:42:00Z">
        <w:r w:rsidRPr="00C90B60">
          <w:rPr>
            <w:rFonts w:hint="eastAsia"/>
            <w:color w:val="FF0000"/>
            <w:sz w:val="28"/>
            <w:szCs w:val="28"/>
          </w:rPr>
          <w:t>第六条</w:t>
        </w:r>
        <w:r w:rsidRPr="00C90B60">
          <w:rPr>
            <w:rFonts w:hint="eastAsia"/>
            <w:color w:val="FF0000"/>
            <w:sz w:val="28"/>
            <w:szCs w:val="28"/>
          </w:rPr>
          <w:t xml:space="preserve"> </w:t>
        </w:r>
        <w:r w:rsidRPr="00C90B60">
          <w:rPr>
            <w:rFonts w:hint="eastAsia"/>
            <w:color w:val="FF0000"/>
            <w:sz w:val="28"/>
            <w:szCs w:val="28"/>
          </w:rPr>
          <w:t>经验分享结束后，秘书处负责以微信公众号或内部期刊通讯的形式在全体班级范围内进行分享传播。</w:t>
        </w:r>
      </w:ins>
    </w:p>
    <w:p w14:paraId="36613578" w14:textId="6941BD83" w:rsidR="00022B0B" w:rsidRDefault="00022B0B" w:rsidP="00022B0B">
      <w:pPr>
        <w:widowControl/>
        <w:jc w:val="left"/>
        <w:rPr>
          <w:ins w:id="419" w:author="dhong" w:date="2017-09-16T00:42:00Z"/>
          <w:color w:val="FF0000"/>
          <w:sz w:val="28"/>
          <w:szCs w:val="28"/>
        </w:rPr>
      </w:pPr>
      <w:ins w:id="420" w:author="dhong" w:date="2017-09-16T00:42:00Z">
        <w:r w:rsidRPr="00C90B60">
          <w:rPr>
            <w:rFonts w:hint="eastAsia"/>
            <w:color w:val="FF0000"/>
            <w:sz w:val="28"/>
            <w:szCs w:val="28"/>
          </w:rPr>
          <w:t>第七条</w:t>
        </w:r>
        <w:r w:rsidRPr="00C90B60">
          <w:rPr>
            <w:rFonts w:hint="eastAsia"/>
            <w:color w:val="FF0000"/>
            <w:sz w:val="28"/>
            <w:szCs w:val="28"/>
          </w:rPr>
          <w:t xml:space="preserve"> MEM</w:t>
        </w:r>
        <w:r w:rsidRPr="00C90B60">
          <w:rPr>
            <w:rFonts w:hint="eastAsia"/>
            <w:color w:val="FF0000"/>
            <w:sz w:val="28"/>
            <w:szCs w:val="28"/>
          </w:rPr>
          <w:t>班级联合会鼓励各圈子专业人士进行经验分享，对于有价值影响的经验分享给予奖励。</w:t>
        </w:r>
      </w:ins>
    </w:p>
    <w:p w14:paraId="1A1037EA" w14:textId="77777777" w:rsidR="00022B0B" w:rsidRDefault="00022B0B" w:rsidP="00022B0B">
      <w:pPr>
        <w:widowControl/>
        <w:jc w:val="left"/>
        <w:rPr>
          <w:ins w:id="421" w:author="dhong" w:date="2017-09-16T00:42:00Z"/>
          <w:color w:val="FF0000"/>
          <w:sz w:val="28"/>
          <w:szCs w:val="28"/>
        </w:rPr>
      </w:pPr>
    </w:p>
    <w:p w14:paraId="7B3DC001" w14:textId="77777777" w:rsidR="00022B0B" w:rsidRDefault="00022B0B" w:rsidP="00022B0B">
      <w:pPr>
        <w:widowControl/>
        <w:jc w:val="left"/>
        <w:rPr>
          <w:sz w:val="28"/>
          <w:szCs w:val="28"/>
        </w:rPr>
      </w:pPr>
    </w:p>
    <w:p w14:paraId="2E2A3E88" w14:textId="77777777" w:rsidR="00FB6BA2" w:rsidRPr="00FB6BA2" w:rsidRDefault="00FB6BA2" w:rsidP="00FD2EA5">
      <w:pPr>
        <w:spacing w:line="360" w:lineRule="auto"/>
        <w:ind w:firstLineChars="250" w:firstLine="700"/>
        <w:rPr>
          <w:sz w:val="28"/>
          <w:szCs w:val="28"/>
        </w:rPr>
      </w:pPr>
    </w:p>
    <w:p w14:paraId="25ADB7E2" w14:textId="77777777" w:rsidR="00813CF4" w:rsidRPr="000820A8" w:rsidRDefault="00813CF4" w:rsidP="000820A8">
      <w:pPr>
        <w:pStyle w:val="1"/>
      </w:pPr>
      <w:bookmarkStart w:id="422" w:name="_Toc492180901"/>
      <w:r w:rsidRPr="000820A8">
        <w:rPr>
          <w:rFonts w:hint="eastAsia"/>
        </w:rPr>
        <w:lastRenderedPageBreak/>
        <w:t>附录</w:t>
      </w:r>
      <w:bookmarkEnd w:id="422"/>
    </w:p>
    <w:p w14:paraId="14740FB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14:paraId="438C1602" w14:textId="77777777" w:rsidR="00813CF4" w:rsidRPr="00FD2EA5" w:rsidRDefault="00813CF4" w:rsidP="00FB6BA2">
      <w:pPr>
        <w:spacing w:line="360" w:lineRule="auto"/>
        <w:ind w:firstLineChars="200" w:firstLine="560"/>
        <w:rPr>
          <w:sz w:val="28"/>
          <w:szCs w:val="28"/>
        </w:rPr>
      </w:pPr>
      <w:bookmarkStart w:id="423" w:name="2_5"/>
      <w:bookmarkStart w:id="424" w:name="sub51056_2_5"/>
      <w:bookmarkStart w:id="425" w:name="第5章"/>
      <w:bookmarkEnd w:id="423"/>
      <w:bookmarkEnd w:id="424"/>
      <w:bookmarkEnd w:id="425"/>
      <w:r w:rsidRPr="00FD2EA5">
        <w:rPr>
          <w:rFonts w:hint="eastAsia"/>
          <w:sz w:val="28"/>
          <w:szCs w:val="28"/>
        </w:rPr>
        <w:t>附件二：获取及应用标准</w:t>
      </w:r>
    </w:p>
    <w:p w14:paraId="7035107B" w14:textId="77777777" w:rsidR="00813CF4" w:rsidRDefault="00813CF4" w:rsidP="00813CF4">
      <w:pPr>
        <w:shd w:val="clear" w:color="auto" w:fill="FFFFFF"/>
        <w:spacing w:line="360" w:lineRule="atLeast"/>
        <w:ind w:firstLine="480"/>
        <w:rPr>
          <w:rFonts w:asciiTheme="minorEastAsia" w:hAnsiTheme="minorEastAsia" w:cs="Arial"/>
          <w:color w:val="333333"/>
          <w:szCs w:val="21"/>
        </w:rPr>
      </w:pPr>
    </w:p>
    <w:p w14:paraId="3EC64302" w14:textId="77777777"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14:paraId="5705752C" w14:textId="77777777"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14:paraId="076D03D6" w14:textId="77777777"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14:paraId="72786AB8" w14:textId="77777777" w:rsidTr="00F87494">
        <w:tc>
          <w:tcPr>
            <w:tcW w:w="959" w:type="dxa"/>
            <w:vAlign w:val="center"/>
          </w:tcPr>
          <w:p w14:paraId="7C38DCF7" w14:textId="77777777" w:rsidR="00291A21" w:rsidRPr="00CD673F" w:rsidRDefault="00291A21" w:rsidP="00F87494">
            <w:pPr>
              <w:jc w:val="center"/>
              <w:rPr>
                <w:b/>
              </w:rPr>
            </w:pPr>
            <w:r w:rsidRPr="00CD673F">
              <w:rPr>
                <w:rFonts w:hint="eastAsia"/>
                <w:b/>
              </w:rPr>
              <w:t>背景</w:t>
            </w:r>
          </w:p>
        </w:tc>
        <w:tc>
          <w:tcPr>
            <w:tcW w:w="8788" w:type="dxa"/>
            <w:gridSpan w:val="4"/>
            <w:vAlign w:val="center"/>
          </w:tcPr>
          <w:p w14:paraId="2C81E0B9" w14:textId="77777777"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14:paraId="0D96EFC1" w14:textId="77777777"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14:paraId="58386B21" w14:textId="77777777" w:rsidTr="00F87494">
        <w:tc>
          <w:tcPr>
            <w:tcW w:w="959" w:type="dxa"/>
            <w:vAlign w:val="center"/>
          </w:tcPr>
          <w:p w14:paraId="10A30A1C" w14:textId="77777777" w:rsidR="00291A21" w:rsidRPr="00CD673F" w:rsidRDefault="00291A21" w:rsidP="00F87494">
            <w:pPr>
              <w:jc w:val="center"/>
              <w:rPr>
                <w:b/>
              </w:rPr>
            </w:pPr>
            <w:r w:rsidRPr="00CD673F">
              <w:rPr>
                <w:rFonts w:hint="eastAsia"/>
                <w:b/>
              </w:rPr>
              <w:t>目标</w:t>
            </w:r>
          </w:p>
        </w:tc>
        <w:tc>
          <w:tcPr>
            <w:tcW w:w="8788" w:type="dxa"/>
            <w:gridSpan w:val="4"/>
            <w:vAlign w:val="center"/>
          </w:tcPr>
          <w:p w14:paraId="59C791FD" w14:textId="77777777"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14:paraId="28F3BCC6" w14:textId="77777777" w:rsidTr="00F87494">
        <w:tc>
          <w:tcPr>
            <w:tcW w:w="2645" w:type="dxa"/>
            <w:gridSpan w:val="2"/>
            <w:vAlign w:val="center"/>
          </w:tcPr>
          <w:p w14:paraId="0772B120" w14:textId="77777777" w:rsidR="00291A21" w:rsidRPr="00CD673F" w:rsidRDefault="00291A21" w:rsidP="00F87494">
            <w:pPr>
              <w:jc w:val="center"/>
              <w:rPr>
                <w:b/>
              </w:rPr>
            </w:pPr>
            <w:r w:rsidRPr="00CD673F">
              <w:rPr>
                <w:rFonts w:hint="eastAsia"/>
                <w:b/>
              </w:rPr>
              <w:t>效果</w:t>
            </w:r>
          </w:p>
        </w:tc>
        <w:tc>
          <w:tcPr>
            <w:tcW w:w="2268" w:type="dxa"/>
            <w:vAlign w:val="center"/>
          </w:tcPr>
          <w:p w14:paraId="5601CDD3" w14:textId="77777777" w:rsidR="00291A21" w:rsidRPr="00CD673F" w:rsidRDefault="00291A21" w:rsidP="00F87494">
            <w:pPr>
              <w:jc w:val="center"/>
              <w:rPr>
                <w:b/>
              </w:rPr>
            </w:pPr>
            <w:r w:rsidRPr="00CD673F">
              <w:rPr>
                <w:rFonts w:hint="eastAsia"/>
                <w:b/>
              </w:rPr>
              <w:t>输出</w:t>
            </w:r>
          </w:p>
        </w:tc>
        <w:tc>
          <w:tcPr>
            <w:tcW w:w="2268" w:type="dxa"/>
            <w:vAlign w:val="center"/>
          </w:tcPr>
          <w:p w14:paraId="1E41F025" w14:textId="77777777" w:rsidR="00291A21" w:rsidRPr="00CD673F" w:rsidRDefault="00291A21" w:rsidP="00F87494">
            <w:pPr>
              <w:jc w:val="center"/>
              <w:rPr>
                <w:b/>
              </w:rPr>
            </w:pPr>
            <w:r w:rsidRPr="00CD673F">
              <w:rPr>
                <w:rFonts w:hint="eastAsia"/>
                <w:b/>
              </w:rPr>
              <w:t>过程</w:t>
            </w:r>
          </w:p>
        </w:tc>
        <w:tc>
          <w:tcPr>
            <w:tcW w:w="2566" w:type="dxa"/>
            <w:vAlign w:val="center"/>
          </w:tcPr>
          <w:p w14:paraId="62A682C5" w14:textId="77777777" w:rsidR="00291A21" w:rsidRPr="00CD673F" w:rsidRDefault="00291A21" w:rsidP="00F87494">
            <w:pPr>
              <w:jc w:val="center"/>
              <w:rPr>
                <w:b/>
              </w:rPr>
            </w:pPr>
            <w:r w:rsidRPr="00CD673F">
              <w:rPr>
                <w:rFonts w:hint="eastAsia"/>
                <w:b/>
              </w:rPr>
              <w:t>输入</w:t>
            </w:r>
          </w:p>
        </w:tc>
      </w:tr>
      <w:tr w:rsidR="00291A21" w14:paraId="2E9296B3" w14:textId="77777777" w:rsidTr="00F87494">
        <w:tc>
          <w:tcPr>
            <w:tcW w:w="2645" w:type="dxa"/>
            <w:gridSpan w:val="2"/>
            <w:vAlign w:val="center"/>
          </w:tcPr>
          <w:p w14:paraId="299DBF6A" w14:textId="77777777"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14:paraId="23C503ED" w14:textId="77777777"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14:paraId="6B7A7AC5" w14:textId="77777777"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14:paraId="54C4B620" w14:textId="77777777" w:rsidR="00291A21" w:rsidRPr="009A1371" w:rsidRDefault="00291A21" w:rsidP="00F87494">
            <w:r w:rsidRPr="009A1371">
              <w:rPr>
                <w:rFonts w:hint="eastAsia"/>
              </w:rPr>
              <w:t>*</w:t>
            </w:r>
            <w:r w:rsidRPr="009A1371">
              <w:rPr>
                <w:rFonts w:hint="eastAsia"/>
              </w:rPr>
              <w:t>宪章架构搭建、内部逻辑关系及其内容概述。</w:t>
            </w:r>
          </w:p>
          <w:p w14:paraId="198BCC75" w14:textId="77777777" w:rsidR="00291A21" w:rsidRPr="009A1371" w:rsidRDefault="00291A21" w:rsidP="00F87494">
            <w:r w:rsidRPr="009A1371">
              <w:rPr>
                <w:rFonts w:hint="eastAsia"/>
              </w:rPr>
              <w:t>*</w:t>
            </w:r>
            <w:r w:rsidRPr="009A1371">
              <w:rPr>
                <w:rFonts w:hint="eastAsia"/>
              </w:rPr>
              <w:t>各模块内容的细则分解。</w:t>
            </w:r>
          </w:p>
          <w:p w14:paraId="232F6E63" w14:textId="77777777" w:rsidR="00291A21" w:rsidRPr="009A1371" w:rsidRDefault="00291A21" w:rsidP="00F87494">
            <w:r w:rsidRPr="009A1371">
              <w:rPr>
                <w:rFonts w:hint="eastAsia"/>
              </w:rPr>
              <w:t>*</w:t>
            </w:r>
            <w:r w:rsidRPr="009A1371">
              <w:rPr>
                <w:rFonts w:hint="eastAsia"/>
              </w:rPr>
              <w:t>各模块内容的整合，完成宪章初版。</w:t>
            </w:r>
          </w:p>
          <w:p w14:paraId="6DAA832F" w14:textId="77777777" w:rsidR="00291A21" w:rsidRPr="009A1371" w:rsidRDefault="00291A21" w:rsidP="00F87494">
            <w:r w:rsidRPr="009A1371">
              <w:rPr>
                <w:rFonts w:hint="eastAsia"/>
              </w:rPr>
              <w:t>*</w:t>
            </w:r>
            <w:r w:rsidRPr="009A1371">
              <w:rPr>
                <w:rFonts w:hint="eastAsia"/>
              </w:rPr>
              <w:t>宪章的修订，小组评审。</w:t>
            </w:r>
          </w:p>
          <w:p w14:paraId="41779D42" w14:textId="77777777" w:rsidR="00291A21" w:rsidRDefault="00291A21" w:rsidP="00F87494">
            <w:r w:rsidRPr="009A1371">
              <w:rPr>
                <w:rFonts w:hint="eastAsia"/>
              </w:rPr>
              <w:t>*</w:t>
            </w:r>
            <w:r w:rsidRPr="009A1371">
              <w:rPr>
                <w:rFonts w:hint="eastAsia"/>
              </w:rPr>
              <w:t>班级评审。</w:t>
            </w:r>
          </w:p>
        </w:tc>
        <w:tc>
          <w:tcPr>
            <w:tcW w:w="2566" w:type="dxa"/>
            <w:vAlign w:val="center"/>
          </w:tcPr>
          <w:p w14:paraId="24D8B822" w14:textId="77777777"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14:paraId="291CAAF2" w14:textId="77777777" w:rsidR="00291A21" w:rsidRPr="009A1371" w:rsidRDefault="00291A21" w:rsidP="00F87494">
            <w:r w:rsidRPr="009A1371">
              <w:rPr>
                <w:rFonts w:hint="eastAsia"/>
              </w:rPr>
              <w:t>*</w:t>
            </w:r>
            <w:r w:rsidRPr="009A1371">
              <w:rPr>
                <w:rFonts w:hint="eastAsia"/>
              </w:rPr>
              <w:t>参考资料。</w:t>
            </w:r>
          </w:p>
          <w:p w14:paraId="4BD6E167" w14:textId="77777777"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14:paraId="0D91FDF1" w14:textId="77777777" w:rsidR="00291A21" w:rsidRPr="009A1371" w:rsidRDefault="00291A21" w:rsidP="00F87494">
            <w:r w:rsidRPr="009A1371">
              <w:rPr>
                <w:rFonts w:hint="eastAsia"/>
              </w:rPr>
              <w:t>**</w:t>
            </w:r>
            <w:r w:rsidRPr="009A1371">
              <w:rPr>
                <w:rFonts w:hint="eastAsia"/>
              </w:rPr>
              <w:t>学员兴趣、优势收集。</w:t>
            </w:r>
          </w:p>
          <w:p w14:paraId="34C7D201" w14:textId="77777777"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14:paraId="70D046D4" w14:textId="77777777" w:rsidR="00291A21" w:rsidRPr="009A1371" w:rsidRDefault="00291A21" w:rsidP="00F87494">
            <w:r w:rsidRPr="009A1371">
              <w:rPr>
                <w:rFonts w:hint="eastAsia"/>
              </w:rPr>
              <w:t>**</w:t>
            </w:r>
            <w:r w:rsidRPr="009A1371">
              <w:rPr>
                <w:rFonts w:hint="eastAsia"/>
              </w:rPr>
              <w:t>环境：现场教学环境。</w:t>
            </w:r>
          </w:p>
          <w:p w14:paraId="013A2463" w14:textId="77777777" w:rsidR="00291A21" w:rsidRDefault="00291A21" w:rsidP="00F87494">
            <w:pPr>
              <w:jc w:val="center"/>
            </w:pPr>
          </w:p>
        </w:tc>
      </w:tr>
      <w:tr w:rsidR="00291A21" w14:paraId="6CAD85E4" w14:textId="77777777" w:rsidTr="00F87494">
        <w:tc>
          <w:tcPr>
            <w:tcW w:w="2645" w:type="dxa"/>
            <w:gridSpan w:val="2"/>
            <w:vAlign w:val="center"/>
          </w:tcPr>
          <w:p w14:paraId="48AC155D" w14:textId="77777777" w:rsidR="00291A21" w:rsidRPr="00CD673F" w:rsidRDefault="00291A21" w:rsidP="00F87494">
            <w:pPr>
              <w:jc w:val="center"/>
              <w:rPr>
                <w:b/>
              </w:rPr>
            </w:pPr>
            <w:r w:rsidRPr="00CD673F">
              <w:rPr>
                <w:rFonts w:hint="eastAsia"/>
                <w:b/>
              </w:rPr>
              <w:t>外部因素</w:t>
            </w:r>
          </w:p>
        </w:tc>
        <w:tc>
          <w:tcPr>
            <w:tcW w:w="7102" w:type="dxa"/>
            <w:gridSpan w:val="3"/>
            <w:vAlign w:val="center"/>
          </w:tcPr>
          <w:p w14:paraId="0CBC68F1" w14:textId="77777777" w:rsidR="00291A21" w:rsidRPr="009A1371" w:rsidRDefault="00291A21" w:rsidP="00F87494">
            <w:r w:rsidRPr="009A1371">
              <w:rPr>
                <w:rFonts w:hint="eastAsia"/>
              </w:rPr>
              <w:t>*</w:t>
            </w:r>
            <w:r w:rsidRPr="009A1371">
              <w:rPr>
                <w:rFonts w:hint="eastAsia"/>
              </w:rPr>
              <w:t>同学间的背景差异所引起的不同的认知体系和学习方法。</w:t>
            </w:r>
          </w:p>
          <w:p w14:paraId="3312A0BF" w14:textId="77777777" w:rsidR="00291A21" w:rsidRPr="00CD673F" w:rsidRDefault="00291A21" w:rsidP="00F87494">
            <w:r w:rsidRPr="009A1371">
              <w:rPr>
                <w:rFonts w:hint="eastAsia"/>
              </w:rPr>
              <w:t>*</w:t>
            </w:r>
            <w:r w:rsidRPr="009A1371">
              <w:rPr>
                <w:rFonts w:hint="eastAsia"/>
              </w:rPr>
              <w:t>物理空间、网络等不稳定因素。</w:t>
            </w:r>
          </w:p>
        </w:tc>
      </w:tr>
    </w:tbl>
    <w:p w14:paraId="57F6791B" w14:textId="77777777" w:rsidR="00291A21" w:rsidRDefault="00291A21" w:rsidP="00291A21"/>
    <w:tbl>
      <w:tblPr>
        <w:tblStyle w:val="a4"/>
        <w:tblW w:w="9747" w:type="dxa"/>
        <w:tblInd w:w="-552" w:type="dxa"/>
        <w:tblLook w:val="04A0" w:firstRow="1" w:lastRow="0" w:firstColumn="1" w:lastColumn="0" w:noHBand="0" w:noVBand="1"/>
      </w:tblPr>
      <w:tblGrid>
        <w:gridCol w:w="959"/>
        <w:gridCol w:w="1686"/>
        <w:gridCol w:w="2268"/>
        <w:gridCol w:w="2268"/>
        <w:gridCol w:w="2566"/>
      </w:tblGrid>
      <w:tr w:rsidR="00E603CE" w14:paraId="5EF5F9D6" w14:textId="77777777" w:rsidTr="00E603CE">
        <w:trPr>
          <w:ins w:id="426"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Default="00E603CE">
            <w:pPr>
              <w:jc w:val="center"/>
              <w:rPr>
                <w:ins w:id="427" w:author="周鹏 zhoupeng" w:date="2017-09-15T22:07:00Z"/>
                <w:b/>
                <w:kern w:val="0"/>
                <w:sz w:val="20"/>
                <w:szCs w:val="20"/>
              </w:rPr>
            </w:pPr>
            <w:ins w:id="428" w:author="周鹏 zhoupeng" w:date="2017-09-15T22:07:00Z">
              <w:r>
                <w:rPr>
                  <w:rFonts w:hint="eastAsia"/>
                  <w:b/>
                  <w:kern w:val="0"/>
                  <w:sz w:val="20"/>
                  <w:szCs w:val="20"/>
                </w:rPr>
                <w:t>背景</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Default="00E603CE">
            <w:pPr>
              <w:rPr>
                <w:ins w:id="429" w:author="周鹏 zhoupeng" w:date="2017-09-15T22:07:00Z"/>
                <w:kern w:val="0"/>
                <w:sz w:val="20"/>
                <w:szCs w:val="20"/>
              </w:rPr>
            </w:pPr>
            <w:ins w:id="430" w:author="周鹏 zhoupeng" w:date="2017-09-15T22:07:00Z">
              <w:r>
                <w:rPr>
                  <w:kern w:val="0"/>
                  <w:sz w:val="20"/>
                  <w:szCs w:val="20"/>
                </w:rPr>
                <w:t>*</w:t>
              </w:r>
              <w:r>
                <w:rPr>
                  <w:rFonts w:hint="eastAsia"/>
                  <w:kern w:val="0"/>
                  <w:sz w:val="20"/>
                  <w:szCs w:val="20"/>
                </w:rPr>
                <w:t>清华大学工程管理硕士入学新生对清华大学的学习环境、学习方法、同学资源、平台网络资源尚未了解。</w:t>
              </w:r>
            </w:ins>
          </w:p>
          <w:p w14:paraId="38DBAFD9" w14:textId="77777777" w:rsidR="00E603CE" w:rsidRDefault="00E603CE">
            <w:pPr>
              <w:rPr>
                <w:ins w:id="431" w:author="周鹏 zhoupeng" w:date="2017-09-15T22:07:00Z"/>
                <w:kern w:val="0"/>
                <w:sz w:val="20"/>
                <w:szCs w:val="20"/>
              </w:rPr>
            </w:pPr>
            <w:ins w:id="432" w:author="周鹏 zhoupeng" w:date="2017-09-15T22:07:00Z">
              <w:r>
                <w:rPr>
                  <w:rFonts w:hint="eastAsia"/>
                  <w:kern w:val="0"/>
                  <w:sz w:val="20"/>
                  <w:szCs w:val="20"/>
                </w:rPr>
                <w:t>清华大学工程管理硕士</w:t>
              </w:r>
              <w:r>
                <w:rPr>
                  <w:rFonts w:hint="eastAsia"/>
                  <w:color w:val="FF0000"/>
                  <w:kern w:val="0"/>
                  <w:sz w:val="20"/>
                  <w:szCs w:val="20"/>
                </w:rPr>
                <w:t>的学习需要对相关</w:t>
              </w:r>
              <w:r>
                <w:rPr>
                  <w:rFonts w:hint="eastAsia"/>
                  <w:kern w:val="0"/>
                  <w:sz w:val="20"/>
                  <w:szCs w:val="20"/>
                </w:rPr>
                <w:t>的资源进行有效的利用和整合，</w:t>
              </w:r>
              <w:r>
                <w:rPr>
                  <w:rFonts w:hint="eastAsia"/>
                  <w:color w:val="FF0000"/>
                  <w:kern w:val="0"/>
                  <w:sz w:val="20"/>
                  <w:szCs w:val="20"/>
                </w:rPr>
                <w:t>并建立一套完整的流程和规范</w:t>
              </w:r>
              <w:r>
                <w:rPr>
                  <w:rFonts w:hint="eastAsia"/>
                  <w:kern w:val="0"/>
                  <w:sz w:val="20"/>
                  <w:szCs w:val="20"/>
                </w:rPr>
                <w:t>。</w:t>
              </w:r>
            </w:ins>
          </w:p>
        </w:tc>
      </w:tr>
      <w:tr w:rsidR="00E603CE" w14:paraId="26F97E0B" w14:textId="77777777" w:rsidTr="00E603CE">
        <w:trPr>
          <w:ins w:id="433"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Default="00E603CE">
            <w:pPr>
              <w:jc w:val="center"/>
              <w:rPr>
                <w:ins w:id="434" w:author="周鹏 zhoupeng" w:date="2017-09-15T22:07:00Z"/>
                <w:b/>
                <w:kern w:val="0"/>
                <w:sz w:val="20"/>
                <w:szCs w:val="20"/>
              </w:rPr>
            </w:pPr>
            <w:ins w:id="435" w:author="周鹏 zhoupeng" w:date="2017-09-15T22:07:00Z">
              <w:r>
                <w:rPr>
                  <w:rFonts w:hint="eastAsia"/>
                  <w:b/>
                  <w:kern w:val="0"/>
                  <w:sz w:val="20"/>
                  <w:szCs w:val="20"/>
                </w:rPr>
                <w:t>目标</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Default="00E603CE">
            <w:pPr>
              <w:rPr>
                <w:ins w:id="436" w:author="周鹏 zhoupeng" w:date="2017-09-15T22:07:00Z"/>
                <w:kern w:val="0"/>
                <w:sz w:val="20"/>
                <w:szCs w:val="20"/>
              </w:rPr>
            </w:pPr>
            <w:ins w:id="437" w:author="周鹏 zhoupeng" w:date="2017-09-15T22:07:00Z">
              <w:r>
                <w:rPr>
                  <w:kern w:val="0"/>
                  <w:sz w:val="20"/>
                  <w:szCs w:val="20"/>
                </w:rPr>
                <w:t>*</w:t>
              </w:r>
              <w:r>
                <w:rPr>
                  <w:rFonts w:hint="eastAsia"/>
                  <w:color w:val="FF0000"/>
                  <w:kern w:val="0"/>
                  <w:sz w:val="20"/>
                  <w:szCs w:val="20"/>
                </w:rPr>
                <w:t>短期：</w:t>
              </w:r>
              <w:r>
                <w:rPr>
                  <w:rFonts w:hint="eastAsia"/>
                  <w:kern w:val="0"/>
                  <w:sz w:val="20"/>
                  <w:szCs w:val="20"/>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ins>
          </w:p>
          <w:p w14:paraId="7E0B7A0F" w14:textId="77777777" w:rsidR="00E603CE" w:rsidRDefault="00E603CE">
            <w:pPr>
              <w:rPr>
                <w:ins w:id="438" w:author="周鹏 zhoupeng" w:date="2017-09-15T22:07:00Z"/>
                <w:color w:val="FF0000"/>
                <w:kern w:val="0"/>
                <w:sz w:val="20"/>
                <w:szCs w:val="20"/>
              </w:rPr>
            </w:pPr>
            <w:ins w:id="439" w:author="周鹏 zhoupeng" w:date="2017-09-15T22:07:00Z">
              <w:r>
                <w:rPr>
                  <w:color w:val="FF0000"/>
                  <w:kern w:val="0"/>
                  <w:sz w:val="20"/>
                  <w:szCs w:val="20"/>
                </w:rPr>
                <w:t>*</w:t>
              </w:r>
              <w:r>
                <w:rPr>
                  <w:rFonts w:hint="eastAsia"/>
                  <w:color w:val="FF0000"/>
                  <w:kern w:val="0"/>
                  <w:sz w:val="20"/>
                  <w:szCs w:val="20"/>
                </w:rPr>
                <w:t>中期：通过宪章，指导清华</w:t>
              </w:r>
              <w:r>
                <w:rPr>
                  <w:color w:val="FF0000"/>
                  <w:kern w:val="0"/>
                  <w:sz w:val="20"/>
                  <w:szCs w:val="20"/>
                </w:rPr>
                <w:t>MEM</w:t>
              </w:r>
              <w:r>
                <w:rPr>
                  <w:rFonts w:hint="eastAsia"/>
                  <w:color w:val="FF0000"/>
                  <w:kern w:val="0"/>
                  <w:sz w:val="20"/>
                  <w:szCs w:val="20"/>
                </w:rPr>
                <w:t>两年的学习生活。</w:t>
              </w:r>
            </w:ins>
          </w:p>
          <w:p w14:paraId="19568358" w14:textId="77777777" w:rsidR="00E603CE" w:rsidRDefault="00E603CE" w:rsidP="00E603CE">
            <w:pPr>
              <w:rPr>
                <w:ins w:id="440" w:author="周鹏 zhoupeng" w:date="2017-09-15T22:07:00Z"/>
                <w:kern w:val="0"/>
                <w:sz w:val="20"/>
                <w:szCs w:val="20"/>
              </w:rPr>
            </w:pPr>
            <w:ins w:id="441" w:author="周鹏 zhoupeng" w:date="2017-09-15T22:07:00Z">
              <w:r>
                <w:rPr>
                  <w:kern w:val="0"/>
                  <w:sz w:val="20"/>
                  <w:szCs w:val="20"/>
                </w:rPr>
                <w:t>*</w:t>
              </w:r>
              <w:r>
                <w:rPr>
                  <w:rFonts w:hint="eastAsia"/>
                  <w:color w:val="FF0000"/>
                  <w:kern w:val="0"/>
                  <w:sz w:val="20"/>
                  <w:szCs w:val="20"/>
                </w:rPr>
                <w:t>长期：</w:t>
              </w:r>
              <w:r>
                <w:rPr>
                  <w:rFonts w:hint="eastAsia"/>
                  <w:kern w:val="0"/>
                  <w:sz w:val="20"/>
                  <w:szCs w:val="20"/>
                </w:rPr>
                <w:t>也为将来形成清华大学</w:t>
              </w:r>
              <w:r>
                <w:rPr>
                  <w:kern w:val="0"/>
                  <w:sz w:val="20"/>
                  <w:szCs w:val="20"/>
                </w:rPr>
                <w:t>MEM</w:t>
              </w:r>
              <w:r>
                <w:rPr>
                  <w:rFonts w:hint="eastAsia"/>
                  <w:kern w:val="0"/>
                  <w:sz w:val="20"/>
                  <w:szCs w:val="20"/>
                </w:rPr>
                <w:t>宪章，优化</w:t>
              </w:r>
              <w:r>
                <w:rPr>
                  <w:kern w:val="0"/>
                  <w:sz w:val="20"/>
                  <w:szCs w:val="20"/>
                </w:rPr>
                <w:t>MEM</w:t>
              </w:r>
              <w:r>
                <w:rPr>
                  <w:rFonts w:hint="eastAsia"/>
                  <w:kern w:val="0"/>
                  <w:sz w:val="20"/>
                  <w:szCs w:val="20"/>
                </w:rPr>
                <w:t>资源利用和整合</w:t>
              </w:r>
              <w:r>
                <w:rPr>
                  <w:rFonts w:hint="eastAsia"/>
                  <w:color w:val="FF0000"/>
                  <w:kern w:val="0"/>
                  <w:sz w:val="20"/>
                  <w:szCs w:val="20"/>
                </w:rPr>
                <w:t>加强学生、老师与学校之间的沟通互动，为学生提供更好的学习体验和收获，树立和发展</w:t>
              </w:r>
              <w:r>
                <w:rPr>
                  <w:color w:val="FF0000"/>
                  <w:kern w:val="0"/>
                  <w:sz w:val="20"/>
                  <w:szCs w:val="20"/>
                </w:rPr>
                <w:t>MEM</w:t>
              </w:r>
              <w:r>
                <w:rPr>
                  <w:rFonts w:hint="eastAsia"/>
                  <w:color w:val="FF0000"/>
                  <w:kern w:val="0"/>
                  <w:sz w:val="20"/>
                  <w:szCs w:val="20"/>
                </w:rPr>
                <w:t>平台</w:t>
              </w:r>
              <w:r>
                <w:rPr>
                  <w:rFonts w:hint="eastAsia"/>
                  <w:kern w:val="0"/>
                  <w:sz w:val="20"/>
                  <w:szCs w:val="20"/>
                </w:rPr>
                <w:t>。</w:t>
              </w:r>
            </w:ins>
          </w:p>
        </w:tc>
      </w:tr>
      <w:tr w:rsidR="00E603CE" w14:paraId="66E6940D" w14:textId="77777777" w:rsidTr="00E603CE">
        <w:trPr>
          <w:ins w:id="442"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Default="00E603CE">
            <w:pPr>
              <w:jc w:val="center"/>
              <w:rPr>
                <w:ins w:id="443" w:author="周鹏 zhoupeng" w:date="2017-09-15T22:07:00Z"/>
                <w:b/>
                <w:kern w:val="0"/>
                <w:sz w:val="20"/>
                <w:szCs w:val="20"/>
              </w:rPr>
            </w:pPr>
            <w:ins w:id="444" w:author="周鹏 zhoupeng" w:date="2017-09-15T22:07:00Z">
              <w:r>
                <w:rPr>
                  <w:rFonts w:hint="eastAsia"/>
                  <w:b/>
                  <w:kern w:val="0"/>
                  <w:sz w:val="20"/>
                  <w:szCs w:val="20"/>
                </w:rPr>
                <w:t>效果</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Default="00E603CE">
            <w:pPr>
              <w:jc w:val="center"/>
              <w:rPr>
                <w:ins w:id="445" w:author="周鹏 zhoupeng" w:date="2017-09-15T22:07:00Z"/>
                <w:b/>
                <w:kern w:val="0"/>
                <w:sz w:val="20"/>
                <w:szCs w:val="20"/>
              </w:rPr>
            </w:pPr>
            <w:ins w:id="446" w:author="周鹏 zhoupeng" w:date="2017-09-15T22:07:00Z">
              <w:r>
                <w:rPr>
                  <w:rFonts w:hint="eastAsia"/>
                  <w:b/>
                  <w:kern w:val="0"/>
                  <w:sz w:val="20"/>
                  <w:szCs w:val="20"/>
                </w:rPr>
                <w:t>输出</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Default="00E603CE">
            <w:pPr>
              <w:jc w:val="center"/>
              <w:rPr>
                <w:ins w:id="447" w:author="周鹏 zhoupeng" w:date="2017-09-15T22:07:00Z"/>
                <w:b/>
                <w:kern w:val="0"/>
                <w:sz w:val="20"/>
                <w:szCs w:val="20"/>
              </w:rPr>
            </w:pPr>
            <w:ins w:id="448" w:author="周鹏 zhoupeng" w:date="2017-09-15T22:07:00Z">
              <w:r>
                <w:rPr>
                  <w:rFonts w:hint="eastAsia"/>
                  <w:b/>
                  <w:kern w:val="0"/>
                  <w:sz w:val="20"/>
                  <w:szCs w:val="20"/>
                </w:rPr>
                <w:t>过程</w:t>
              </w:r>
            </w:ins>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Default="00E603CE">
            <w:pPr>
              <w:jc w:val="center"/>
              <w:rPr>
                <w:ins w:id="449" w:author="周鹏 zhoupeng" w:date="2017-09-15T22:07:00Z"/>
                <w:b/>
                <w:kern w:val="0"/>
                <w:sz w:val="20"/>
                <w:szCs w:val="20"/>
              </w:rPr>
            </w:pPr>
            <w:ins w:id="450" w:author="周鹏 zhoupeng" w:date="2017-09-15T22:07:00Z">
              <w:r>
                <w:rPr>
                  <w:rFonts w:hint="eastAsia"/>
                  <w:b/>
                  <w:kern w:val="0"/>
                  <w:sz w:val="20"/>
                  <w:szCs w:val="20"/>
                </w:rPr>
                <w:t>输入</w:t>
              </w:r>
            </w:ins>
          </w:p>
        </w:tc>
      </w:tr>
      <w:tr w:rsidR="00E603CE" w14:paraId="415E2070" w14:textId="77777777" w:rsidTr="00E603CE">
        <w:trPr>
          <w:ins w:id="451"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Default="00E603CE">
            <w:pPr>
              <w:rPr>
                <w:ins w:id="452" w:author="周鹏 zhoupeng" w:date="2017-09-15T22:07:00Z"/>
                <w:color w:val="FF0000"/>
                <w:kern w:val="0"/>
                <w:sz w:val="20"/>
                <w:szCs w:val="20"/>
              </w:rPr>
            </w:pPr>
            <w:ins w:id="453" w:author="周鹏 zhoupeng" w:date="2017-09-15T22:07:00Z">
              <w:r>
                <w:rPr>
                  <w:kern w:val="0"/>
                  <w:sz w:val="20"/>
                  <w:szCs w:val="20"/>
                </w:rPr>
                <w:t>*</w:t>
              </w:r>
              <w:r>
                <w:rPr>
                  <w:rFonts w:hint="eastAsia"/>
                  <w:color w:val="FF0000"/>
                  <w:kern w:val="0"/>
                  <w:sz w:val="20"/>
                  <w:szCs w:val="20"/>
                </w:rPr>
                <w:t>树立</w:t>
              </w:r>
              <w:r>
                <w:rPr>
                  <w:color w:val="FF0000"/>
                  <w:kern w:val="0"/>
                  <w:sz w:val="20"/>
                  <w:szCs w:val="20"/>
                </w:rPr>
                <w:t>MEM</w:t>
              </w:r>
              <w:r>
                <w:rPr>
                  <w:rFonts w:hint="eastAsia"/>
                  <w:color w:val="FF0000"/>
                  <w:kern w:val="0"/>
                  <w:sz w:val="20"/>
                  <w:szCs w:val="20"/>
                </w:rPr>
                <w:t>的品牌</w:t>
              </w:r>
            </w:ins>
          </w:p>
          <w:p w14:paraId="1720D312" w14:textId="77777777" w:rsidR="00E603CE" w:rsidRDefault="00E603CE">
            <w:pPr>
              <w:rPr>
                <w:ins w:id="454" w:author="周鹏 zhoupeng" w:date="2017-09-15T22:07:00Z"/>
                <w:kern w:val="0"/>
                <w:sz w:val="20"/>
                <w:szCs w:val="20"/>
              </w:rPr>
            </w:pPr>
            <w:ins w:id="455" w:author="周鹏 zhoupeng" w:date="2017-09-15T22:07:00Z">
              <w:r>
                <w:rPr>
                  <w:kern w:val="0"/>
                  <w:sz w:val="20"/>
                  <w:szCs w:val="20"/>
                </w:rPr>
                <w:t>*</w:t>
              </w:r>
              <w:r>
                <w:rPr>
                  <w:rFonts w:hint="eastAsia"/>
                  <w:kern w:val="0"/>
                  <w:sz w:val="20"/>
                  <w:szCs w:val="20"/>
                </w:rPr>
                <w:t>建立</w:t>
              </w:r>
              <w:r>
                <w:rPr>
                  <w:kern w:val="0"/>
                  <w:sz w:val="20"/>
                  <w:szCs w:val="20"/>
                </w:rPr>
                <w:t>MEM</w:t>
              </w:r>
              <w:r>
                <w:rPr>
                  <w:rFonts w:hint="eastAsia"/>
                  <w:kern w:val="0"/>
                  <w:sz w:val="20"/>
                  <w:szCs w:val="20"/>
                </w:rPr>
                <w:t>班级资源平台</w:t>
              </w:r>
            </w:ins>
            <w:ins w:id="456" w:author="周鹏 zhoupeng" w:date="2017-09-15T22:12:00Z">
              <w:r>
                <w:rPr>
                  <w:rFonts w:hint="eastAsia"/>
                  <w:kern w:val="0"/>
                  <w:sz w:val="20"/>
                  <w:szCs w:val="20"/>
                </w:rPr>
                <w:t>。</w:t>
              </w:r>
            </w:ins>
            <w:ins w:id="457" w:author="周鹏 zhoupeng" w:date="2017-09-15T22:07:00Z">
              <w:r>
                <w:rPr>
                  <w:rFonts w:hint="eastAsia"/>
                  <w:kern w:val="0"/>
                  <w:sz w:val="20"/>
                  <w:szCs w:val="20"/>
                </w:rPr>
                <w:t>为</w:t>
              </w:r>
              <w:r>
                <w:rPr>
                  <w:kern w:val="0"/>
                  <w:sz w:val="20"/>
                  <w:szCs w:val="20"/>
                </w:rPr>
                <w:t>2017</w:t>
              </w:r>
              <w:r>
                <w:rPr>
                  <w:rFonts w:hint="eastAsia"/>
                  <w:kern w:val="0"/>
                  <w:sz w:val="20"/>
                  <w:szCs w:val="20"/>
                </w:rPr>
                <w:t>级</w:t>
              </w:r>
              <w:r>
                <w:rPr>
                  <w:kern w:val="0"/>
                  <w:sz w:val="20"/>
                  <w:szCs w:val="20"/>
                </w:rPr>
                <w:t>MEM</w:t>
              </w:r>
              <w:r>
                <w:rPr>
                  <w:rFonts w:hint="eastAsia"/>
                  <w:kern w:val="0"/>
                  <w:sz w:val="20"/>
                  <w:szCs w:val="20"/>
                </w:rPr>
                <w:t>新生形成可自我更新优化的社群网络提</w:t>
              </w:r>
              <w:r>
                <w:rPr>
                  <w:rFonts w:hint="eastAsia"/>
                  <w:kern w:val="0"/>
                  <w:sz w:val="20"/>
                  <w:szCs w:val="20"/>
                </w:rPr>
                <w:lastRenderedPageBreak/>
                <w:t>供规范。</w:t>
              </w:r>
            </w:ins>
          </w:p>
          <w:p w14:paraId="614E0C6A" w14:textId="77777777" w:rsidR="00E603CE" w:rsidRPr="00E603CE" w:rsidRDefault="00E603CE">
            <w:pPr>
              <w:rPr>
                <w:ins w:id="458" w:author="周鹏 zhoupeng" w:date="2017-09-15T22:07:00Z"/>
                <w:kern w:val="0"/>
                <w:sz w:val="20"/>
                <w:szCs w:val="20"/>
                <w:rPrChange w:id="459" w:author="周鹏 zhoupeng" w:date="2017-09-15T22:12:00Z">
                  <w:rPr>
                    <w:ins w:id="460" w:author="周鹏 zhoupeng" w:date="2017-09-15T22:07:00Z"/>
                    <w:strike/>
                    <w:kern w:val="0"/>
                    <w:sz w:val="20"/>
                    <w:szCs w:val="20"/>
                  </w:rPr>
                </w:rPrChange>
              </w:rPr>
            </w:pPr>
            <w:ins w:id="461" w:author="周鹏 zhoupeng" w:date="2017-09-15T22:07:00Z">
              <w:r>
                <w:rPr>
                  <w:kern w:val="0"/>
                  <w:sz w:val="20"/>
                  <w:szCs w:val="20"/>
                </w:rPr>
                <w:t>*</w:t>
              </w:r>
              <w:r>
                <w:rPr>
                  <w:rFonts w:hint="eastAsia"/>
                  <w:kern w:val="0"/>
                  <w:sz w:val="20"/>
                  <w:szCs w:val="20"/>
                </w:rPr>
                <w:t>建立传承标准的学习工作流，并按照流程在规定时间内按质按量完成</w:t>
              </w:r>
              <w:r>
                <w:rPr>
                  <w:rFonts w:hint="eastAsia"/>
                  <w:color w:val="FF0000"/>
                  <w:kern w:val="0"/>
                  <w:sz w:val="20"/>
                  <w:szCs w:val="20"/>
                </w:rPr>
                <w:t>班级</w:t>
              </w:r>
              <w:r>
                <w:rPr>
                  <w:rFonts w:hint="eastAsia"/>
                  <w:kern w:val="0"/>
                  <w:sz w:val="20"/>
                  <w:szCs w:val="20"/>
                </w:rPr>
                <w:t>任务或活动。</w:t>
              </w:r>
            </w:ins>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Default="00E603CE">
            <w:pPr>
              <w:rPr>
                <w:ins w:id="462" w:author="周鹏 zhoupeng" w:date="2017-09-15T22:07:00Z"/>
                <w:kern w:val="0"/>
                <w:sz w:val="20"/>
                <w:szCs w:val="20"/>
              </w:rPr>
            </w:pPr>
            <w:ins w:id="463" w:author="周鹏 zhoupeng" w:date="2017-09-15T22:07:00Z">
              <w:r>
                <w:rPr>
                  <w:kern w:val="0"/>
                  <w:sz w:val="20"/>
                  <w:szCs w:val="20"/>
                </w:rPr>
                <w:lastRenderedPageBreak/>
                <w:t>*2017</w:t>
              </w:r>
              <w:r>
                <w:rPr>
                  <w:rFonts w:hint="eastAsia"/>
                  <w:kern w:val="0"/>
                  <w:sz w:val="20"/>
                  <w:szCs w:val="20"/>
                </w:rPr>
                <w:t>级清华</w:t>
              </w:r>
              <w:r>
                <w:rPr>
                  <w:kern w:val="0"/>
                  <w:sz w:val="20"/>
                  <w:szCs w:val="20"/>
                </w:rPr>
                <w:t>MEM</w:t>
              </w:r>
              <w:r>
                <w:rPr>
                  <w:rFonts w:hint="eastAsia"/>
                  <w:kern w:val="0"/>
                  <w:sz w:val="20"/>
                  <w:szCs w:val="20"/>
                </w:rPr>
                <w:t>班级宪章，并且积累过程迭代版本。</w:t>
              </w:r>
            </w:ins>
          </w:p>
          <w:p w14:paraId="338169E4" w14:textId="77777777" w:rsidR="00E603CE" w:rsidRDefault="00E603CE">
            <w:pPr>
              <w:rPr>
                <w:ins w:id="464" w:author="周鹏 zhoupeng" w:date="2017-09-15T22:07:00Z"/>
                <w:kern w:val="0"/>
                <w:sz w:val="20"/>
                <w:szCs w:val="20"/>
              </w:rPr>
            </w:pPr>
          </w:p>
          <w:p w14:paraId="06C81B0F" w14:textId="77777777" w:rsidR="00E603CE" w:rsidRDefault="00E603CE">
            <w:pPr>
              <w:rPr>
                <w:ins w:id="465" w:author="周鹏 zhoupeng" w:date="2017-09-15T22:07:00Z"/>
                <w:color w:val="FF0000"/>
                <w:kern w:val="0"/>
                <w:sz w:val="20"/>
                <w:szCs w:val="20"/>
              </w:rPr>
            </w:pPr>
            <w:ins w:id="466" w:author="周鹏 zhoupeng" w:date="2017-09-15T22:07:00Z">
              <w:r>
                <w:rPr>
                  <w:color w:val="FF0000"/>
                  <w:kern w:val="0"/>
                  <w:sz w:val="20"/>
                  <w:szCs w:val="20"/>
                </w:rPr>
                <w:lastRenderedPageBreak/>
                <w:t>*</w:t>
              </w:r>
              <w:r>
                <w:rPr>
                  <w:rFonts w:hint="eastAsia"/>
                  <w:color w:val="FF0000"/>
                  <w:kern w:val="0"/>
                  <w:sz w:val="20"/>
                  <w:szCs w:val="20"/>
                </w:rPr>
                <w:t>组织架构、开会、决议</w:t>
              </w:r>
              <w:r>
                <w:rPr>
                  <w:color w:val="FF0000"/>
                  <w:kern w:val="0"/>
                  <w:sz w:val="20"/>
                  <w:szCs w:val="20"/>
                </w:rPr>
                <w:t>/</w:t>
              </w:r>
              <w:r>
                <w:rPr>
                  <w:rFonts w:hint="eastAsia"/>
                  <w:color w:val="FF0000"/>
                  <w:kern w:val="0"/>
                  <w:sz w:val="20"/>
                  <w:szCs w:val="20"/>
                </w:rPr>
                <w:t>决策的工作流程，奖惩机制、资金管理、数据流形成、经验分享机制、渠道平台。</w:t>
              </w:r>
            </w:ins>
          </w:p>
          <w:p w14:paraId="45C2D003" w14:textId="77777777" w:rsidR="00E603CE" w:rsidRDefault="00E603CE" w:rsidP="00E603CE">
            <w:pPr>
              <w:rPr>
                <w:ins w:id="467" w:author="周鹏 zhoupeng" w:date="2017-09-15T22:07:00Z"/>
                <w:kern w:val="0"/>
                <w:sz w:val="20"/>
                <w:szCs w:val="20"/>
              </w:rPr>
            </w:pPr>
            <w:ins w:id="468" w:author="周鹏 zhoupeng" w:date="2017-09-15T22:07:00Z">
              <w:r>
                <w:rPr>
                  <w:color w:val="FF0000"/>
                  <w:kern w:val="0"/>
                  <w:sz w:val="20"/>
                  <w:szCs w:val="20"/>
                </w:rPr>
                <w:t>*2017</w:t>
              </w:r>
              <w:r>
                <w:rPr>
                  <w:rFonts w:hint="eastAsia"/>
                  <w:color w:val="FF0000"/>
                  <w:kern w:val="0"/>
                  <w:sz w:val="20"/>
                  <w:szCs w:val="20"/>
                </w:rPr>
                <w:t>级</w:t>
              </w:r>
              <w:r>
                <w:rPr>
                  <w:color w:val="FF0000"/>
                  <w:kern w:val="0"/>
                  <w:sz w:val="20"/>
                  <w:szCs w:val="20"/>
                </w:rPr>
                <w:t>MEM</w:t>
              </w:r>
              <w:r>
                <w:rPr>
                  <w:rFonts w:hint="eastAsia"/>
                  <w:color w:val="FF0000"/>
                  <w:kern w:val="0"/>
                  <w:sz w:val="20"/>
                  <w:szCs w:val="20"/>
                </w:rPr>
                <w:t>社群网络。</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Default="00E603CE">
            <w:pPr>
              <w:rPr>
                <w:ins w:id="469" w:author="周鹏 zhoupeng" w:date="2017-09-15T22:07:00Z"/>
                <w:kern w:val="0"/>
                <w:sz w:val="20"/>
                <w:szCs w:val="20"/>
              </w:rPr>
            </w:pPr>
            <w:ins w:id="470" w:author="周鹏 zhoupeng" w:date="2017-09-15T22:07:00Z">
              <w:r>
                <w:rPr>
                  <w:kern w:val="0"/>
                  <w:sz w:val="20"/>
                  <w:szCs w:val="20"/>
                </w:rPr>
                <w:lastRenderedPageBreak/>
                <w:t>*</w:t>
              </w:r>
              <w:r>
                <w:rPr>
                  <w:rFonts w:hint="eastAsia"/>
                  <w:kern w:val="0"/>
                  <w:sz w:val="20"/>
                  <w:szCs w:val="20"/>
                </w:rPr>
                <w:t>宪章架构搭建、内部逻辑关系及其内容概述。</w:t>
              </w:r>
            </w:ins>
          </w:p>
          <w:p w14:paraId="31738C67" w14:textId="77777777" w:rsidR="00E603CE" w:rsidRDefault="00E603CE">
            <w:pPr>
              <w:rPr>
                <w:ins w:id="471" w:author="周鹏 zhoupeng" w:date="2017-09-15T22:07:00Z"/>
                <w:kern w:val="0"/>
                <w:sz w:val="20"/>
                <w:szCs w:val="20"/>
              </w:rPr>
            </w:pPr>
            <w:ins w:id="472" w:author="周鹏 zhoupeng" w:date="2017-09-15T22:07:00Z">
              <w:r>
                <w:rPr>
                  <w:kern w:val="0"/>
                  <w:sz w:val="20"/>
                  <w:szCs w:val="20"/>
                </w:rPr>
                <w:t>*</w:t>
              </w:r>
              <w:r>
                <w:rPr>
                  <w:rFonts w:hint="eastAsia"/>
                  <w:kern w:val="0"/>
                  <w:sz w:val="20"/>
                  <w:szCs w:val="20"/>
                </w:rPr>
                <w:t>各模块内容的细则分解。</w:t>
              </w:r>
            </w:ins>
          </w:p>
          <w:p w14:paraId="38DE135A" w14:textId="77777777" w:rsidR="00E603CE" w:rsidRDefault="00E603CE">
            <w:pPr>
              <w:rPr>
                <w:ins w:id="473" w:author="周鹏 zhoupeng" w:date="2017-09-15T22:07:00Z"/>
                <w:kern w:val="0"/>
                <w:sz w:val="20"/>
                <w:szCs w:val="20"/>
              </w:rPr>
            </w:pPr>
            <w:ins w:id="474" w:author="周鹏 zhoupeng" w:date="2017-09-15T22:07:00Z">
              <w:r>
                <w:rPr>
                  <w:kern w:val="0"/>
                  <w:sz w:val="20"/>
                  <w:szCs w:val="20"/>
                </w:rPr>
                <w:lastRenderedPageBreak/>
                <w:t>*</w:t>
              </w:r>
              <w:r>
                <w:rPr>
                  <w:rFonts w:hint="eastAsia"/>
                  <w:kern w:val="0"/>
                  <w:sz w:val="20"/>
                  <w:szCs w:val="20"/>
                </w:rPr>
                <w:t>各模块内容的整合，完成宪章初版。</w:t>
              </w:r>
            </w:ins>
          </w:p>
          <w:p w14:paraId="3A99258F" w14:textId="77777777" w:rsidR="00E603CE" w:rsidRDefault="00E603CE">
            <w:pPr>
              <w:rPr>
                <w:ins w:id="475" w:author="周鹏 zhoupeng" w:date="2017-09-15T22:07:00Z"/>
                <w:kern w:val="0"/>
                <w:sz w:val="20"/>
                <w:szCs w:val="20"/>
              </w:rPr>
            </w:pPr>
            <w:ins w:id="476" w:author="周鹏 zhoupeng" w:date="2017-09-15T22:07:00Z">
              <w:r>
                <w:rPr>
                  <w:kern w:val="0"/>
                  <w:sz w:val="20"/>
                  <w:szCs w:val="20"/>
                </w:rPr>
                <w:t>*</w:t>
              </w:r>
              <w:r>
                <w:rPr>
                  <w:rFonts w:hint="eastAsia"/>
                  <w:kern w:val="0"/>
                  <w:sz w:val="20"/>
                  <w:szCs w:val="20"/>
                </w:rPr>
                <w:t>宪章的</w:t>
              </w:r>
              <w:r>
                <w:rPr>
                  <w:rFonts w:hint="eastAsia"/>
                  <w:color w:val="FF0000"/>
                  <w:kern w:val="0"/>
                  <w:sz w:val="20"/>
                  <w:szCs w:val="20"/>
                </w:rPr>
                <w:t>迭代</w:t>
              </w:r>
              <w:r>
                <w:rPr>
                  <w:rFonts w:hint="eastAsia"/>
                  <w:kern w:val="0"/>
                  <w:sz w:val="20"/>
                  <w:szCs w:val="20"/>
                </w:rPr>
                <w:t>修订，小组评审。</w:t>
              </w:r>
            </w:ins>
          </w:p>
          <w:p w14:paraId="2042ABD4" w14:textId="77777777" w:rsidR="00E603CE" w:rsidRDefault="00E603CE">
            <w:pPr>
              <w:rPr>
                <w:ins w:id="477" w:author="周鹏 zhoupeng" w:date="2017-09-15T22:07:00Z"/>
                <w:kern w:val="0"/>
                <w:sz w:val="20"/>
                <w:szCs w:val="20"/>
              </w:rPr>
            </w:pPr>
            <w:ins w:id="478" w:author="周鹏 zhoupeng" w:date="2017-09-15T22:07:00Z">
              <w:r>
                <w:rPr>
                  <w:kern w:val="0"/>
                  <w:sz w:val="20"/>
                  <w:szCs w:val="20"/>
                </w:rPr>
                <w:t>*</w:t>
              </w:r>
              <w:r>
                <w:rPr>
                  <w:rFonts w:hint="eastAsia"/>
                  <w:kern w:val="0"/>
                  <w:sz w:val="20"/>
                  <w:szCs w:val="20"/>
                </w:rPr>
                <w:t>班级评审。</w:t>
              </w:r>
            </w:ins>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Default="00E603CE">
            <w:pPr>
              <w:rPr>
                <w:ins w:id="479" w:author="周鹏 zhoupeng" w:date="2017-09-15T22:07:00Z"/>
                <w:kern w:val="0"/>
                <w:sz w:val="20"/>
                <w:szCs w:val="20"/>
              </w:rPr>
            </w:pPr>
            <w:ins w:id="480" w:author="周鹏 zhoupeng" w:date="2017-09-15T22:07:00Z">
              <w:r>
                <w:rPr>
                  <w:kern w:val="0"/>
                  <w:sz w:val="20"/>
                  <w:szCs w:val="20"/>
                </w:rPr>
                <w:lastRenderedPageBreak/>
                <w:t>*2017</w:t>
              </w:r>
              <w:r>
                <w:rPr>
                  <w:rFonts w:hint="eastAsia"/>
                  <w:kern w:val="0"/>
                  <w:sz w:val="20"/>
                  <w:szCs w:val="20"/>
                </w:rPr>
                <w:t>清华</w:t>
              </w:r>
              <w:r>
                <w:rPr>
                  <w:kern w:val="0"/>
                  <w:sz w:val="20"/>
                  <w:szCs w:val="20"/>
                </w:rPr>
                <w:t>MEM</w:t>
              </w:r>
              <w:r>
                <w:rPr>
                  <w:rFonts w:hint="eastAsia"/>
                  <w:kern w:val="0"/>
                  <w:sz w:val="20"/>
                  <w:szCs w:val="20"/>
                </w:rPr>
                <w:t>入学新生。</w:t>
              </w:r>
            </w:ins>
          </w:p>
          <w:p w14:paraId="37C53664" w14:textId="77777777" w:rsidR="00E603CE" w:rsidRDefault="00E603CE">
            <w:pPr>
              <w:rPr>
                <w:ins w:id="481" w:author="周鹏 zhoupeng" w:date="2017-09-15T22:07:00Z"/>
                <w:kern w:val="0"/>
                <w:sz w:val="20"/>
                <w:szCs w:val="20"/>
              </w:rPr>
            </w:pPr>
            <w:ins w:id="482" w:author="周鹏 zhoupeng" w:date="2017-09-15T22:07:00Z">
              <w:r>
                <w:rPr>
                  <w:kern w:val="0"/>
                  <w:sz w:val="20"/>
                  <w:szCs w:val="20"/>
                </w:rPr>
                <w:t>*</w:t>
              </w:r>
              <w:r>
                <w:rPr>
                  <w:rFonts w:hint="eastAsia"/>
                  <w:kern w:val="0"/>
                  <w:sz w:val="20"/>
                  <w:szCs w:val="20"/>
                </w:rPr>
                <w:t>参考资料。</w:t>
              </w:r>
            </w:ins>
          </w:p>
          <w:p w14:paraId="23C47478" w14:textId="77777777" w:rsidR="00E603CE" w:rsidRDefault="00E603CE">
            <w:pPr>
              <w:rPr>
                <w:ins w:id="483" w:author="周鹏 zhoupeng" w:date="2017-09-15T22:07:00Z"/>
                <w:kern w:val="0"/>
                <w:sz w:val="20"/>
                <w:szCs w:val="20"/>
              </w:rPr>
            </w:pPr>
            <w:ins w:id="484" w:author="周鹏 zhoupeng" w:date="2017-09-15T22:07:00Z">
              <w:r>
                <w:rPr>
                  <w:kern w:val="0"/>
                  <w:sz w:val="20"/>
                  <w:szCs w:val="20"/>
                </w:rPr>
                <w:t>**</w:t>
              </w:r>
              <w:r>
                <w:rPr>
                  <w:rFonts w:hint="eastAsia"/>
                  <w:kern w:val="0"/>
                  <w:sz w:val="20"/>
                  <w:szCs w:val="20"/>
                </w:rPr>
                <w:t>参考阅读：</w:t>
              </w:r>
              <w:r>
                <w:rPr>
                  <w:kern w:val="0"/>
                  <w:sz w:val="20"/>
                  <w:szCs w:val="20"/>
                </w:rPr>
                <w:t>2017</w:t>
              </w:r>
              <w:r>
                <w:rPr>
                  <w:rFonts w:hint="eastAsia"/>
                  <w:kern w:val="0"/>
                  <w:sz w:val="20"/>
                  <w:szCs w:val="20"/>
                </w:rPr>
                <w:t>级社群画布指导书译文版、</w:t>
              </w:r>
              <w:r>
                <w:rPr>
                  <w:kern w:val="0"/>
                  <w:sz w:val="20"/>
                  <w:szCs w:val="20"/>
                </w:rPr>
                <w:t>2016</w:t>
              </w:r>
              <w:r>
                <w:rPr>
                  <w:rFonts w:hint="eastAsia"/>
                  <w:kern w:val="0"/>
                  <w:sz w:val="20"/>
                  <w:szCs w:val="20"/>
                </w:rPr>
                <w:lastRenderedPageBreak/>
                <w:t>级合弄制中文版等。</w:t>
              </w:r>
            </w:ins>
          </w:p>
          <w:p w14:paraId="42B4E6C7" w14:textId="77777777" w:rsidR="00E603CE" w:rsidRDefault="00E603CE">
            <w:pPr>
              <w:rPr>
                <w:ins w:id="485" w:author="周鹏 zhoupeng" w:date="2017-09-15T22:07:00Z"/>
                <w:kern w:val="0"/>
                <w:sz w:val="20"/>
                <w:szCs w:val="20"/>
              </w:rPr>
            </w:pPr>
            <w:ins w:id="486" w:author="周鹏 zhoupeng" w:date="2017-09-15T22:07:00Z">
              <w:r>
                <w:rPr>
                  <w:kern w:val="0"/>
                  <w:sz w:val="20"/>
                  <w:szCs w:val="20"/>
                </w:rPr>
                <w:t>**</w:t>
              </w:r>
              <w:r>
                <w:rPr>
                  <w:rFonts w:hint="eastAsia"/>
                  <w:kern w:val="0"/>
                  <w:sz w:val="20"/>
                  <w:szCs w:val="20"/>
                </w:rPr>
                <w:t>学员兴趣、</w:t>
              </w:r>
              <w:r>
                <w:rPr>
                  <w:rFonts w:hint="eastAsia"/>
                  <w:color w:val="FF0000"/>
                  <w:kern w:val="0"/>
                  <w:sz w:val="20"/>
                  <w:szCs w:val="20"/>
                </w:rPr>
                <w:t>行业背景、</w:t>
              </w:r>
              <w:r>
                <w:rPr>
                  <w:rFonts w:hint="eastAsia"/>
                  <w:kern w:val="0"/>
                  <w:sz w:val="20"/>
                  <w:szCs w:val="20"/>
                </w:rPr>
                <w:t>优势收集。</w:t>
              </w:r>
            </w:ins>
          </w:p>
          <w:p w14:paraId="31062933" w14:textId="77777777" w:rsidR="00E603CE" w:rsidRDefault="00E603CE">
            <w:pPr>
              <w:rPr>
                <w:ins w:id="487" w:author="周鹏 zhoupeng" w:date="2017-09-15T22:07:00Z"/>
                <w:kern w:val="0"/>
                <w:sz w:val="20"/>
                <w:szCs w:val="20"/>
              </w:rPr>
            </w:pPr>
            <w:ins w:id="488" w:author="周鹏 zhoupeng" w:date="2017-09-15T22:07:00Z">
              <w:r>
                <w:rPr>
                  <w:kern w:val="0"/>
                  <w:sz w:val="20"/>
                  <w:szCs w:val="20"/>
                </w:rPr>
                <w:t>**</w:t>
              </w:r>
              <w:r>
                <w:rPr>
                  <w:rFonts w:hint="eastAsia"/>
                  <w:kern w:val="0"/>
                  <w:sz w:val="20"/>
                  <w:szCs w:val="20"/>
                </w:rPr>
                <w:t>软件支持：</w:t>
              </w:r>
              <w:r>
                <w:rPr>
                  <w:kern w:val="0"/>
                  <w:sz w:val="20"/>
                  <w:szCs w:val="20"/>
                </w:rPr>
                <w:t>wiki</w:t>
              </w:r>
              <w:r>
                <w:rPr>
                  <w:rFonts w:hint="eastAsia"/>
                  <w:color w:val="FF0000"/>
                  <w:kern w:val="0"/>
                  <w:sz w:val="20"/>
                  <w:szCs w:val="20"/>
                </w:rPr>
                <w:t>、</w:t>
              </w:r>
              <w:r>
                <w:rPr>
                  <w:color w:val="FF0000"/>
                  <w:kern w:val="0"/>
                  <w:sz w:val="20"/>
                  <w:szCs w:val="20"/>
                </w:rPr>
                <w:t>GIT</w:t>
              </w:r>
              <w:r>
                <w:rPr>
                  <w:rFonts w:hint="eastAsia"/>
                  <w:kern w:val="0"/>
                  <w:sz w:val="20"/>
                  <w:szCs w:val="20"/>
                </w:rPr>
                <w:t>。</w:t>
              </w:r>
            </w:ins>
          </w:p>
          <w:p w14:paraId="54675940" w14:textId="77777777" w:rsidR="00E603CE" w:rsidRDefault="00E603CE">
            <w:pPr>
              <w:rPr>
                <w:ins w:id="489" w:author="周鹏 zhoupeng" w:date="2017-09-15T22:07:00Z"/>
                <w:kern w:val="0"/>
                <w:sz w:val="20"/>
                <w:szCs w:val="20"/>
              </w:rPr>
            </w:pPr>
            <w:ins w:id="490" w:author="周鹏 zhoupeng" w:date="2017-09-15T22:07:00Z">
              <w:r>
                <w:rPr>
                  <w:kern w:val="0"/>
                  <w:sz w:val="20"/>
                  <w:szCs w:val="20"/>
                </w:rPr>
                <w:t>**</w:t>
              </w:r>
              <w:r>
                <w:rPr>
                  <w:rFonts w:hint="eastAsia"/>
                  <w:kern w:val="0"/>
                  <w:sz w:val="20"/>
                  <w:szCs w:val="20"/>
                </w:rPr>
                <w:t>环境：现场教学环境。</w:t>
              </w:r>
            </w:ins>
          </w:p>
          <w:p w14:paraId="1BD7D048" w14:textId="77777777" w:rsidR="00E603CE" w:rsidRDefault="00E603CE">
            <w:pPr>
              <w:jc w:val="center"/>
              <w:rPr>
                <w:ins w:id="491" w:author="周鹏 zhoupeng" w:date="2017-09-15T22:07:00Z"/>
                <w:kern w:val="0"/>
                <w:sz w:val="20"/>
                <w:szCs w:val="20"/>
              </w:rPr>
            </w:pPr>
          </w:p>
        </w:tc>
      </w:tr>
      <w:tr w:rsidR="00E603CE" w14:paraId="0A8CC794" w14:textId="77777777" w:rsidTr="00E603CE">
        <w:trPr>
          <w:ins w:id="492"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Default="00E603CE">
            <w:pPr>
              <w:jc w:val="center"/>
              <w:rPr>
                <w:ins w:id="493" w:author="周鹏 zhoupeng" w:date="2017-09-15T22:07:00Z"/>
                <w:b/>
                <w:kern w:val="0"/>
                <w:sz w:val="20"/>
                <w:szCs w:val="20"/>
              </w:rPr>
            </w:pPr>
            <w:ins w:id="494" w:author="周鹏 zhoupeng" w:date="2017-09-15T22:07:00Z">
              <w:r>
                <w:rPr>
                  <w:rFonts w:hint="eastAsia"/>
                  <w:b/>
                  <w:kern w:val="0"/>
                  <w:sz w:val="20"/>
                  <w:szCs w:val="20"/>
                </w:rPr>
                <w:lastRenderedPageBreak/>
                <w:t>外部因素</w:t>
              </w:r>
            </w:ins>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Default="00E603CE">
            <w:pPr>
              <w:rPr>
                <w:ins w:id="495" w:author="周鹏 zhoupeng" w:date="2017-09-15T22:07:00Z"/>
                <w:kern w:val="0"/>
                <w:sz w:val="20"/>
                <w:szCs w:val="20"/>
              </w:rPr>
            </w:pPr>
            <w:ins w:id="496" w:author="周鹏 zhoupeng" w:date="2017-09-15T22:07:00Z">
              <w:r>
                <w:rPr>
                  <w:kern w:val="0"/>
                  <w:sz w:val="20"/>
                  <w:szCs w:val="20"/>
                </w:rPr>
                <w:t>*</w:t>
              </w:r>
              <w:r>
                <w:rPr>
                  <w:rFonts w:hint="eastAsia"/>
                  <w:kern w:val="0"/>
                  <w:sz w:val="20"/>
                  <w:szCs w:val="20"/>
                </w:rPr>
                <w:t>同学间的背景差异所引起的不同的认知体系和学习方法。</w:t>
              </w:r>
            </w:ins>
          </w:p>
          <w:p w14:paraId="2802B2A9" w14:textId="77777777" w:rsidR="00E603CE" w:rsidRDefault="00E603CE">
            <w:pPr>
              <w:rPr>
                <w:ins w:id="497" w:author="周鹏 zhoupeng" w:date="2017-09-15T22:07:00Z"/>
                <w:kern w:val="0"/>
                <w:sz w:val="20"/>
                <w:szCs w:val="20"/>
              </w:rPr>
            </w:pPr>
            <w:ins w:id="498" w:author="周鹏 zhoupeng" w:date="2017-09-15T22:07:00Z">
              <w:r>
                <w:rPr>
                  <w:kern w:val="0"/>
                  <w:sz w:val="20"/>
                  <w:szCs w:val="20"/>
                </w:rPr>
                <w:t>*</w:t>
              </w:r>
              <w:r>
                <w:rPr>
                  <w:rFonts w:hint="eastAsia"/>
                  <w:kern w:val="0"/>
                  <w:sz w:val="20"/>
                  <w:szCs w:val="20"/>
                </w:rPr>
                <w:t>物理空间、网络等不稳定因素。</w:t>
              </w:r>
            </w:ins>
          </w:p>
        </w:tc>
      </w:tr>
    </w:tbl>
    <w:p w14:paraId="55D1257F" w14:textId="77777777" w:rsidR="00291A21" w:rsidRDefault="00291A21" w:rsidP="00291A21">
      <w:r>
        <w:br w:type="page"/>
      </w:r>
    </w:p>
    <w:p w14:paraId="539863D5" w14:textId="77777777"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14:paraId="183AD566" w14:textId="77777777"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14:paraId="1A3D256A" w14:textId="77777777" w:rsidTr="00F87494">
        <w:trPr>
          <w:trHeight w:val="404"/>
          <w:tblHeader/>
        </w:trPr>
        <w:tc>
          <w:tcPr>
            <w:tcW w:w="411" w:type="pct"/>
            <w:shd w:val="clear" w:color="auto" w:fill="auto"/>
            <w:vAlign w:val="center"/>
            <w:hideMark/>
          </w:tcPr>
          <w:p w14:paraId="2419569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14:paraId="4A087805" w14:textId="77777777" w:rsidTr="00F87494">
        <w:trPr>
          <w:trHeight w:val="436"/>
        </w:trPr>
        <w:tc>
          <w:tcPr>
            <w:tcW w:w="411" w:type="pct"/>
            <w:shd w:val="clear" w:color="auto" w:fill="auto"/>
            <w:vAlign w:val="center"/>
            <w:hideMark/>
          </w:tcPr>
          <w:p w14:paraId="36D11D9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14:paraId="12401B1D" w14:textId="77777777" w:rsidTr="00F87494">
        <w:trPr>
          <w:trHeight w:val="436"/>
        </w:trPr>
        <w:tc>
          <w:tcPr>
            <w:tcW w:w="411" w:type="pct"/>
            <w:shd w:val="clear" w:color="auto" w:fill="auto"/>
            <w:vAlign w:val="center"/>
            <w:hideMark/>
          </w:tcPr>
          <w:p w14:paraId="41F129CA"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14:paraId="1DF4A40A" w14:textId="77777777" w:rsidTr="00F87494">
        <w:trPr>
          <w:trHeight w:val="436"/>
        </w:trPr>
        <w:tc>
          <w:tcPr>
            <w:tcW w:w="411" w:type="pct"/>
            <w:shd w:val="clear" w:color="auto" w:fill="auto"/>
            <w:vAlign w:val="center"/>
            <w:hideMark/>
          </w:tcPr>
          <w:p w14:paraId="405CDC5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14:paraId="50BC01A1" w14:textId="77777777" w:rsidTr="00F87494">
        <w:trPr>
          <w:trHeight w:val="436"/>
        </w:trPr>
        <w:tc>
          <w:tcPr>
            <w:tcW w:w="411" w:type="pct"/>
            <w:shd w:val="clear" w:color="auto" w:fill="auto"/>
            <w:vAlign w:val="center"/>
            <w:hideMark/>
          </w:tcPr>
          <w:p w14:paraId="4D45E561"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141CB4C9" w14:textId="77777777" w:rsidTr="00F87494">
        <w:trPr>
          <w:trHeight w:val="436"/>
        </w:trPr>
        <w:tc>
          <w:tcPr>
            <w:tcW w:w="411" w:type="pct"/>
            <w:shd w:val="clear" w:color="auto" w:fill="auto"/>
            <w:vAlign w:val="center"/>
          </w:tcPr>
          <w:p w14:paraId="57977034"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14:paraId="798F938E" w14:textId="77777777"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4A27DDE5" w14:textId="77777777" w:rsidTr="00F87494">
        <w:trPr>
          <w:trHeight w:val="436"/>
        </w:trPr>
        <w:tc>
          <w:tcPr>
            <w:tcW w:w="411" w:type="pct"/>
            <w:shd w:val="clear" w:color="auto" w:fill="auto"/>
            <w:vAlign w:val="center"/>
            <w:hideMark/>
          </w:tcPr>
          <w:p w14:paraId="2C5042C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14:paraId="59E1E555"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14:paraId="566EC08B" w14:textId="77777777" w:rsidTr="00F87494">
        <w:trPr>
          <w:trHeight w:val="436"/>
        </w:trPr>
        <w:tc>
          <w:tcPr>
            <w:tcW w:w="411" w:type="pct"/>
            <w:shd w:val="clear" w:color="auto" w:fill="auto"/>
            <w:vAlign w:val="center"/>
            <w:hideMark/>
          </w:tcPr>
          <w:p w14:paraId="7678893B"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14:paraId="69254902"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14:paraId="337CDDF0" w14:textId="77777777" w:rsidTr="00F87494">
        <w:trPr>
          <w:trHeight w:val="436"/>
        </w:trPr>
        <w:tc>
          <w:tcPr>
            <w:tcW w:w="411" w:type="pct"/>
            <w:shd w:val="clear" w:color="auto" w:fill="auto"/>
            <w:vAlign w:val="center"/>
          </w:tcPr>
          <w:p w14:paraId="71DD8722" w14:textId="77777777"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14:paraId="4A442644"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14:paraId="0D3352F5" w14:textId="77777777" w:rsidTr="00F87494">
        <w:trPr>
          <w:trHeight w:val="436"/>
        </w:trPr>
        <w:tc>
          <w:tcPr>
            <w:tcW w:w="411" w:type="pct"/>
            <w:shd w:val="clear" w:color="auto" w:fill="auto"/>
            <w:vAlign w:val="center"/>
          </w:tcPr>
          <w:p w14:paraId="585B14D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14:paraId="207D97C0"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725D154A" w14:textId="77777777" w:rsidTr="00F87494">
        <w:trPr>
          <w:trHeight w:val="436"/>
        </w:trPr>
        <w:tc>
          <w:tcPr>
            <w:tcW w:w="411" w:type="pct"/>
            <w:shd w:val="clear" w:color="auto" w:fill="auto"/>
            <w:vAlign w:val="center"/>
          </w:tcPr>
          <w:p w14:paraId="050228F2"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14:paraId="31B11AC7"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4BF16569" w14:textId="77777777" w:rsidTr="00F87494">
        <w:trPr>
          <w:trHeight w:val="436"/>
        </w:trPr>
        <w:tc>
          <w:tcPr>
            <w:tcW w:w="411" w:type="pct"/>
            <w:shd w:val="clear" w:color="auto" w:fill="auto"/>
            <w:vAlign w:val="center"/>
          </w:tcPr>
          <w:p w14:paraId="78069F48"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14:paraId="6C9930C8"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1AA46A80" w14:textId="77777777" w:rsidTr="00F87494">
        <w:trPr>
          <w:trHeight w:val="436"/>
        </w:trPr>
        <w:tc>
          <w:tcPr>
            <w:tcW w:w="411" w:type="pct"/>
            <w:shd w:val="clear" w:color="auto" w:fill="auto"/>
            <w:vAlign w:val="center"/>
          </w:tcPr>
          <w:p w14:paraId="06CC579F"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14:paraId="3D810B8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14:paraId="30968146" w14:textId="77777777"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14:paraId="18EA2CEE" w14:textId="77777777"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14:paraId="6ACA5969" w14:textId="77777777"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14:paraId="2F9AB1D1" w14:textId="77777777" w:rsidTr="00F87494">
        <w:trPr>
          <w:trHeight w:val="410"/>
          <w:tblHeader/>
        </w:trPr>
        <w:tc>
          <w:tcPr>
            <w:tcW w:w="492" w:type="pct"/>
            <w:shd w:val="clear" w:color="auto" w:fill="auto"/>
            <w:vAlign w:val="center"/>
            <w:hideMark/>
          </w:tcPr>
          <w:p w14:paraId="6FD4FEC3"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14:paraId="40908ED7" w14:textId="77777777" w:rsidTr="00F87494">
        <w:trPr>
          <w:trHeight w:val="443"/>
        </w:trPr>
        <w:tc>
          <w:tcPr>
            <w:tcW w:w="492" w:type="pct"/>
            <w:shd w:val="clear" w:color="auto" w:fill="auto"/>
            <w:vAlign w:val="center"/>
            <w:hideMark/>
          </w:tcPr>
          <w:p w14:paraId="5CA45DF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14:paraId="02C6BF04" w14:textId="77777777" w:rsidTr="00F87494">
        <w:trPr>
          <w:trHeight w:val="443"/>
        </w:trPr>
        <w:tc>
          <w:tcPr>
            <w:tcW w:w="492" w:type="pct"/>
            <w:shd w:val="clear" w:color="auto" w:fill="auto"/>
            <w:vAlign w:val="center"/>
            <w:hideMark/>
          </w:tcPr>
          <w:p w14:paraId="04C4949E"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14:paraId="068BD466" w14:textId="77777777" w:rsidTr="00F87494">
        <w:trPr>
          <w:trHeight w:val="443"/>
        </w:trPr>
        <w:tc>
          <w:tcPr>
            <w:tcW w:w="492" w:type="pct"/>
            <w:shd w:val="clear" w:color="auto" w:fill="auto"/>
            <w:vAlign w:val="center"/>
            <w:hideMark/>
          </w:tcPr>
          <w:p w14:paraId="1D9ABC12"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14:paraId="3D5FF84A" w14:textId="77777777" w:rsidR="002029AF" w:rsidRDefault="002029AF" w:rsidP="00291A21">
      <w:pPr>
        <w:rPr>
          <w:rFonts w:asciiTheme="minorEastAsia" w:hAnsiTheme="minorEastAsia" w:cs="Arial"/>
          <w:color w:val="333333"/>
          <w:szCs w:val="21"/>
        </w:rPr>
      </w:pPr>
    </w:p>
    <w:p w14:paraId="25C5014E" w14:textId="77777777" w:rsidR="00D054C2" w:rsidRDefault="00D054C2" w:rsidP="00944F69">
      <w:pPr>
        <w:ind w:firstLineChars="200" w:firstLine="560"/>
        <w:rPr>
          <w:ins w:id="499" w:author="dhong" w:date="2017-09-16T00:40:00Z"/>
          <w:rFonts w:ascii="Arial" w:hAnsi="Arial" w:cs="Arial"/>
          <w:color w:val="333333"/>
          <w:sz w:val="28"/>
          <w:szCs w:val="28"/>
        </w:rPr>
      </w:pPr>
    </w:p>
    <w:p w14:paraId="7E3379C6" w14:textId="77777777" w:rsidR="00D52534" w:rsidRDefault="00D52534" w:rsidP="00944F69">
      <w:pPr>
        <w:ind w:firstLineChars="200" w:firstLine="560"/>
        <w:rPr>
          <w:ins w:id="500" w:author="dhong" w:date="2017-09-16T00:40:00Z"/>
          <w:rFonts w:ascii="Arial" w:hAnsi="Arial" w:cs="Arial"/>
          <w:color w:val="333333"/>
          <w:sz w:val="28"/>
          <w:szCs w:val="28"/>
        </w:rPr>
      </w:pPr>
    </w:p>
    <w:p w14:paraId="36FFCB4A" w14:textId="77777777" w:rsidR="00D52534" w:rsidRPr="00C90B60" w:rsidRDefault="00D52534" w:rsidP="00D52534">
      <w:pPr>
        <w:ind w:firstLineChars="200" w:firstLine="560"/>
        <w:rPr>
          <w:ins w:id="501" w:author="dhong" w:date="2017-09-16T00:41:00Z"/>
          <w:rFonts w:ascii="Arial" w:hAnsi="Arial" w:cs="Arial"/>
          <w:color w:val="333333"/>
          <w:sz w:val="28"/>
          <w:szCs w:val="28"/>
        </w:rPr>
      </w:pPr>
      <w:ins w:id="502" w:author="dhong" w:date="2017-09-16T00:41:00Z">
        <w:r w:rsidRPr="00C90B60">
          <w:rPr>
            <w:rFonts w:ascii="Arial" w:hAnsi="Arial" w:cs="Arial" w:hint="eastAsia"/>
            <w:color w:val="333333"/>
            <w:sz w:val="28"/>
            <w:szCs w:val="28"/>
          </w:rPr>
          <w:t>附录：组织机构</w:t>
        </w:r>
      </w:ins>
    </w:p>
    <w:p w14:paraId="0E26B99E" w14:textId="77777777" w:rsidR="00D52534" w:rsidRPr="00C90B60" w:rsidRDefault="00D52534" w:rsidP="00D52534">
      <w:pPr>
        <w:spacing w:line="360" w:lineRule="auto"/>
        <w:ind w:firstLineChars="200" w:firstLine="560"/>
        <w:rPr>
          <w:ins w:id="503" w:author="dhong" w:date="2017-09-16T00:41:00Z"/>
          <w:sz w:val="28"/>
          <w:szCs w:val="28"/>
        </w:rPr>
      </w:pPr>
      <w:ins w:id="504" w:author="dhong" w:date="2017-09-16T00:41:00Z">
        <w:r w:rsidRPr="00C90B60">
          <w:rPr>
            <w:noProof/>
            <w:sz w:val="28"/>
            <w:szCs w:val="28"/>
            <w:rPrChange w:id="505" w:author="Unknown">
              <w:rPr>
                <w:noProof/>
              </w:rPr>
            </w:rPrChange>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7528EB" id="_x0000_s1040"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C90B60">
          <w:rPr>
            <w:noProof/>
            <w:sz w:val="28"/>
            <w:szCs w:val="28"/>
            <w:rPrChange w:id="506" w:author="Unknown">
              <w:rPr>
                <w:noProof/>
              </w:rPr>
            </w:rPrChange>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1F84D0C"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ins>
    </w:p>
    <w:p w14:paraId="7EAB8CCE" w14:textId="77777777" w:rsidR="00D52534" w:rsidRPr="00C90B60" w:rsidRDefault="00D52534" w:rsidP="00D52534">
      <w:pPr>
        <w:pStyle w:val="ab"/>
        <w:ind w:left="566" w:firstLineChars="0" w:firstLine="0"/>
        <w:rPr>
          <w:ins w:id="507" w:author="dhong" w:date="2017-09-16T00:41:00Z"/>
          <w:sz w:val="28"/>
          <w:szCs w:val="28"/>
        </w:rPr>
      </w:pPr>
      <w:ins w:id="508" w:author="dhong" w:date="2017-09-16T00:41:00Z">
        <w:r w:rsidRPr="00C90B60">
          <w:rPr>
            <w:noProof/>
            <w:sz w:val="28"/>
            <w:szCs w:val="28"/>
            <w:rPrChange w:id="509" w:author="Unknown">
              <w:rPr>
                <w:noProof/>
              </w:rPr>
            </w:rPrChange>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E079756"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ins>
    </w:p>
    <w:p w14:paraId="1645B3B3" w14:textId="77777777" w:rsidR="00D52534" w:rsidRPr="00C90B60" w:rsidRDefault="00D52534" w:rsidP="00D52534">
      <w:pPr>
        <w:pStyle w:val="ab"/>
        <w:ind w:left="566" w:firstLineChars="0" w:firstLine="0"/>
        <w:rPr>
          <w:ins w:id="510" w:author="dhong" w:date="2017-09-16T00:41:00Z"/>
          <w:sz w:val="28"/>
          <w:szCs w:val="28"/>
        </w:rPr>
      </w:pPr>
      <w:ins w:id="511" w:author="dhong" w:date="2017-09-16T00:41:00Z">
        <w:r w:rsidRPr="00C90B60">
          <w:rPr>
            <w:noProof/>
            <w:sz w:val="28"/>
            <w:szCs w:val="28"/>
            <w:rPrChange w:id="512" w:author="Unknown">
              <w:rPr>
                <w:noProof/>
              </w:rPr>
            </w:rPrChange>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BF47A2" id="_x0000_s1041"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FoRgIAAGQ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cY2&#10;DqIsQfg15ntS22I39LSkdCnRfuGsoYHPuPu8BSuJ4RtDHZsNxuOwIdEYT14MybDnnvW5B4wgqIwL&#10;bznrjKWPexXkNHhJvS1UlP2By5E1jXLsxnHtwq6c2zHq4c9h8Qs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gbAxaEYC&#10;AABk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ins>
    </w:p>
    <w:p w14:paraId="0B0B8D0F" w14:textId="77777777" w:rsidR="00D52534" w:rsidRPr="00C90B60" w:rsidRDefault="00D52534" w:rsidP="00D52534">
      <w:pPr>
        <w:pStyle w:val="ab"/>
        <w:ind w:left="566" w:firstLineChars="0" w:firstLine="0"/>
        <w:rPr>
          <w:ins w:id="513" w:author="dhong" w:date="2017-09-16T00:41:00Z"/>
          <w:sz w:val="28"/>
          <w:szCs w:val="28"/>
        </w:rPr>
      </w:pPr>
      <w:ins w:id="514" w:author="dhong" w:date="2017-09-16T00:41:00Z">
        <w:r w:rsidRPr="00C90B60">
          <w:rPr>
            <w:noProof/>
            <w:sz w:val="28"/>
            <w:szCs w:val="28"/>
            <w:rPrChange w:id="515" w:author="Unknown">
              <w:rPr>
                <w:noProof/>
              </w:rPr>
            </w:rPrChange>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032E1C4"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C90B60">
          <w:rPr>
            <w:noProof/>
            <w:sz w:val="28"/>
            <w:szCs w:val="28"/>
            <w:rPrChange w:id="516" w:author="Unknown">
              <w:rPr>
                <w:noProof/>
              </w:rPr>
            </w:rPrChange>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7BCBD26"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C90B60">
          <w:rPr>
            <w:noProof/>
            <w:sz w:val="28"/>
            <w:szCs w:val="28"/>
            <w:rPrChange w:id="517" w:author="Unknown">
              <w:rPr>
                <w:noProof/>
              </w:rPr>
            </w:rPrChange>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AE177F9"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C90B60">
          <w:rPr>
            <w:noProof/>
            <w:sz w:val="28"/>
            <w:szCs w:val="28"/>
            <w:rPrChange w:id="518" w:author="Unknown">
              <w:rPr>
                <w:noProof/>
              </w:rPr>
            </w:rPrChange>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81048D0"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C90B60">
          <w:rPr>
            <w:noProof/>
            <w:sz w:val="28"/>
            <w:szCs w:val="28"/>
            <w:rPrChange w:id="519" w:author="Unknown">
              <w:rPr>
                <w:noProof/>
              </w:rPr>
            </w:rPrChange>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36444CF"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C90B60">
          <w:rPr>
            <w:noProof/>
            <w:sz w:val="28"/>
            <w:szCs w:val="28"/>
            <w:rPrChange w:id="520" w:author="Unknown">
              <w:rPr>
                <w:noProof/>
              </w:rPr>
            </w:rPrChange>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2BFB96"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C90B60">
          <w:rPr>
            <w:noProof/>
            <w:sz w:val="28"/>
            <w:szCs w:val="28"/>
            <w:rPrChange w:id="521" w:author="Unknown">
              <w:rPr>
                <w:noProof/>
              </w:rPr>
            </w:rPrChange>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00895A5"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C90B60">
          <w:rPr>
            <w:noProof/>
            <w:sz w:val="28"/>
            <w:szCs w:val="28"/>
            <w:rPrChange w:id="522" w:author="Unknown">
              <w:rPr>
                <w:noProof/>
              </w:rPr>
            </w:rPrChange>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16E3EC7"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C90B60">
          <w:rPr>
            <w:noProof/>
            <w:sz w:val="28"/>
            <w:szCs w:val="28"/>
            <w:rPrChange w:id="523" w:author="Unknown">
              <w:rPr>
                <w:noProof/>
              </w:rPr>
            </w:rPrChange>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2E2C1B1"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C90B60">
          <w:rPr>
            <w:noProof/>
            <w:sz w:val="28"/>
            <w:szCs w:val="28"/>
            <w:rPrChange w:id="524" w:author="Unknown">
              <w:rPr>
                <w:noProof/>
              </w:rPr>
            </w:rPrChange>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47E9AA8"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C90B60">
          <w:rPr>
            <w:noProof/>
            <w:sz w:val="28"/>
            <w:szCs w:val="28"/>
            <w:rPrChange w:id="525" w:author="Unknown">
              <w:rPr>
                <w:noProof/>
              </w:rPr>
            </w:rPrChange>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3E93C7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C90B60">
          <w:rPr>
            <w:noProof/>
            <w:sz w:val="28"/>
            <w:szCs w:val="28"/>
            <w:rPrChange w:id="526" w:author="Unknown">
              <w:rPr>
                <w:noProof/>
              </w:rPr>
            </w:rPrChange>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9620916"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ins>
    </w:p>
    <w:p w14:paraId="552F204F" w14:textId="77777777" w:rsidR="00D52534" w:rsidRPr="00C90B60" w:rsidRDefault="00D52534" w:rsidP="00D52534">
      <w:pPr>
        <w:pStyle w:val="ab"/>
        <w:ind w:left="566" w:firstLineChars="0" w:firstLine="0"/>
        <w:rPr>
          <w:ins w:id="527" w:author="dhong" w:date="2017-09-16T00:41:00Z"/>
          <w:sz w:val="28"/>
          <w:szCs w:val="28"/>
        </w:rPr>
      </w:pPr>
      <w:ins w:id="528" w:author="dhong" w:date="2017-09-16T00:41:00Z">
        <w:r w:rsidRPr="00C90B60">
          <w:rPr>
            <w:noProof/>
            <w:sz w:val="28"/>
            <w:szCs w:val="28"/>
            <w:rPrChange w:id="529" w:author="Unknown">
              <w:rPr>
                <w:noProof/>
              </w:rPr>
            </w:rPrChange>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3065AB" id="_x0000_s1042"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NSQIAAGQ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C90B60">
          <w:rPr>
            <w:noProof/>
            <w:sz w:val="28"/>
            <w:szCs w:val="28"/>
            <w:rPrChange w:id="530" w:author="Unknown">
              <w:rPr>
                <w:noProof/>
              </w:rPr>
            </w:rPrChange>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B1D95" id="_x0000_s1043"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923SAIAAGQ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h9z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C90B60">
          <w:rPr>
            <w:noProof/>
            <w:sz w:val="28"/>
            <w:szCs w:val="28"/>
            <w:rPrChange w:id="531" w:author="Unknown">
              <w:rPr>
                <w:noProof/>
              </w:rPr>
            </w:rPrChange>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32DEBC" id="_x0000_s1044"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RSQIAAGQ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C90B60">
          <w:rPr>
            <w:noProof/>
            <w:sz w:val="28"/>
            <w:szCs w:val="28"/>
            <w:rPrChange w:id="532" w:author="Unknown">
              <w:rPr>
                <w:noProof/>
              </w:rPr>
            </w:rPrChange>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CA08F9" id="_x0000_s1045"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LrSAIAAGQ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p9w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C90B60">
          <w:rPr>
            <w:noProof/>
            <w:sz w:val="28"/>
            <w:szCs w:val="28"/>
            <w:rPrChange w:id="533" w:author="Unknown">
              <w:rPr>
                <w:noProof/>
              </w:rPr>
            </w:rPrChange>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1CBB3" id="_x0000_s1046"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ins>
    </w:p>
    <w:p w14:paraId="0BF768D2" w14:textId="77777777" w:rsidR="00D52534" w:rsidRPr="00C90B60" w:rsidRDefault="00D52534" w:rsidP="00D52534">
      <w:pPr>
        <w:pStyle w:val="ab"/>
        <w:wordWrap w:val="0"/>
        <w:ind w:left="566" w:firstLineChars="0" w:firstLine="0"/>
        <w:jc w:val="right"/>
        <w:rPr>
          <w:ins w:id="534" w:author="dhong" w:date="2017-09-16T00:41:00Z"/>
          <w:sz w:val="28"/>
          <w:szCs w:val="28"/>
        </w:rPr>
      </w:pPr>
    </w:p>
    <w:p w14:paraId="2D7CE5E8" w14:textId="77777777" w:rsidR="00D52534" w:rsidRPr="0097613C" w:rsidRDefault="00D52534" w:rsidP="00D52534">
      <w:pPr>
        <w:rPr>
          <w:ins w:id="535" w:author="dhong" w:date="2017-09-16T00:41:00Z"/>
          <w:sz w:val="28"/>
          <w:szCs w:val="28"/>
        </w:rPr>
      </w:pPr>
      <w:ins w:id="536" w:author="dhong" w:date="2017-09-16T00:41:00Z">
        <w:r w:rsidRPr="00C90B60">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67A35C" id="_x0000_s1047"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C90B60">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FF3EC0" id="_x0000_s1048"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Ls5SYBH&#10;AgAAZA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C90B60">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D5CEEA" id="_x0000_s1049"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C90B60">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6C79E2" id="_x0000_s1050"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DgVKmB&#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C90B60">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4A8A4F" id="_x0000_s1051"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Z7SQIAAGQEAAAOAAAAZHJzL2Uyb0RvYy54bWysVM2O0zAQviPxDpbvNE23Zduo6WrpUoS0&#10;/Ei7PMDUcRoLxxNsb5PyAMsbcOLCnefqczB2uqU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C90B60">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F55190" id="_x0000_s1052"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beSQIAAGQ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ins>
    </w:p>
    <w:p w14:paraId="2B8CAFCD" w14:textId="77777777" w:rsidR="00D52534" w:rsidRDefault="00D52534" w:rsidP="00D52534">
      <w:pPr>
        <w:ind w:firstLineChars="200" w:firstLine="560"/>
        <w:rPr>
          <w:ins w:id="537" w:author="dhong" w:date="2017-09-16T00:41:00Z"/>
          <w:rFonts w:ascii="Arial" w:hAnsi="Arial" w:cs="Arial"/>
          <w:color w:val="333333"/>
          <w:sz w:val="28"/>
          <w:szCs w:val="28"/>
        </w:rPr>
      </w:pPr>
    </w:p>
    <w:p w14:paraId="4F411FFE" w14:textId="77777777" w:rsidR="00D52534" w:rsidRPr="00291A21" w:rsidRDefault="00D52534" w:rsidP="00D52534">
      <w:pPr>
        <w:ind w:firstLineChars="200" w:firstLine="560"/>
        <w:rPr>
          <w:ins w:id="538" w:author="dhong" w:date="2017-09-16T00:41:00Z"/>
          <w:rFonts w:ascii="Arial" w:hAnsi="Arial" w:cs="Arial"/>
          <w:color w:val="333333"/>
          <w:sz w:val="28"/>
          <w:szCs w:val="28"/>
        </w:rPr>
      </w:pPr>
    </w:p>
    <w:p w14:paraId="301E0C6C" w14:textId="77777777" w:rsidR="00D52534" w:rsidRPr="00291A21" w:rsidRDefault="00D52534" w:rsidP="00944F69">
      <w:pPr>
        <w:ind w:firstLineChars="200" w:firstLine="560"/>
        <w:rPr>
          <w:rFonts w:ascii="Arial" w:hAnsi="Arial" w:cs="Arial"/>
          <w:color w:val="333333"/>
          <w:sz w:val="28"/>
          <w:szCs w:val="28"/>
        </w:rPr>
      </w:pPr>
    </w:p>
    <w:sectPr w:rsidR="00D52534" w:rsidRPr="00291A21"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94"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115"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134"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215" w:author="周鹏 zhoupeng" w:date="2017-09-15T21:51:00Z" w:initials="周鹏">
    <w:p w14:paraId="423218DD" w14:textId="77777777" w:rsidR="003A7706" w:rsidRDefault="003A7706" w:rsidP="00E5064D">
      <w:pPr>
        <w:pStyle w:val="ae"/>
      </w:pPr>
      <w:r>
        <w:rPr>
          <w:rStyle w:val="ad"/>
        </w:rPr>
        <w:annotationRef/>
      </w:r>
      <w:r>
        <w:rPr>
          <w:rFonts w:hint="eastAsia"/>
        </w:rPr>
        <w:t xml:space="preserve">　没有经理，圈子内部起冲突怎么办？</w:t>
      </w:r>
    </w:p>
    <w:p w14:paraId="16F0A556" w14:textId="77777777" w:rsidR="003A7706" w:rsidRDefault="003A7706" w:rsidP="00E5064D">
      <w:pPr>
        <w:pStyle w:val="ae"/>
      </w:pPr>
    </w:p>
    <w:p w14:paraId="29039FEC" w14:textId="77777777" w:rsidR="003A7706" w:rsidRDefault="003A7706" w:rsidP="00E5064D">
      <w:pPr>
        <w:pStyle w:val="ae"/>
      </w:pPr>
      <w:r>
        <w:rPr>
          <w:rFonts w:hint="eastAsia"/>
        </w:rPr>
        <w:t xml:space="preserve">　　这里有两种机制。</w:t>
      </w:r>
    </w:p>
    <w:p w14:paraId="0B1AE5BF" w14:textId="77777777" w:rsidR="003A7706" w:rsidRDefault="003A7706" w:rsidP="00E5064D">
      <w:pPr>
        <w:pStyle w:val="ae"/>
      </w:pPr>
    </w:p>
    <w:p w14:paraId="21EC8F07" w14:textId="77777777" w:rsidR="003A7706" w:rsidRDefault="003A7706" w:rsidP="00E5064D">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0B37D3B1" w14:textId="77777777" w:rsidR="003A7706" w:rsidRDefault="003A7706" w:rsidP="00E5064D">
      <w:pPr>
        <w:pStyle w:val="ae"/>
      </w:pPr>
    </w:p>
    <w:p w14:paraId="77C0E019" w14:textId="77777777" w:rsidR="003A7706" w:rsidRDefault="003A7706" w:rsidP="00E5064D">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248" w:author="周鹏 zhoupeng" w:date="2017-09-15T22:10:00Z" w:initials="周鹏">
    <w:p w14:paraId="3D622521" w14:textId="77777777" w:rsidR="003A7706" w:rsidRDefault="003A7706">
      <w:pPr>
        <w:pStyle w:val="ae"/>
      </w:pPr>
      <w:r>
        <w:rPr>
          <w:rStyle w:val="ad"/>
        </w:rPr>
        <w:annotationRef/>
      </w:r>
      <w:r>
        <w:rPr>
          <w:rFonts w:hint="eastAsia"/>
        </w:rPr>
        <w:t>怎么操作</w:t>
      </w:r>
    </w:p>
  </w:comment>
  <w:comment w:id="255" w:author="周鹏 zhoupeng" w:date="2017-09-15T21:55:00Z" w:initials="周鹏">
    <w:p w14:paraId="79373B2D" w14:textId="77777777" w:rsidR="003A7706" w:rsidRDefault="003A7706">
      <w:pPr>
        <w:pStyle w:val="ae"/>
      </w:pPr>
      <w:r>
        <w:rPr>
          <w:rStyle w:val="ad"/>
        </w:rPr>
        <w:annotationRef/>
      </w:r>
      <w:r>
        <w:rPr>
          <w:rFonts w:hint="eastAsia"/>
        </w:rPr>
        <w:t>怎么产生</w:t>
      </w:r>
    </w:p>
  </w:comment>
  <w:comment w:id="266" w:author="周鹏 zhoupeng" w:date="2017-09-15T22:11:00Z" w:initials="周鹏">
    <w:p w14:paraId="56E62588" w14:textId="77777777" w:rsidR="003A7706" w:rsidRDefault="003A7706">
      <w:pPr>
        <w:pStyle w:val="ae"/>
      </w:pPr>
      <w:r>
        <w:rPr>
          <w:rStyle w:val="ad"/>
        </w:rPr>
        <w:annotationRef/>
      </w:r>
      <w:r>
        <w:rPr>
          <w:rFonts w:hint="eastAsia"/>
        </w:rPr>
        <w:t>职责还有哪些</w:t>
      </w:r>
    </w:p>
  </w:comment>
  <w:comment w:id="306" w:author="周鹏 zhoupeng" w:date="2017-09-15T22:07:00Z" w:initials="周鹏">
    <w:p w14:paraId="563AB9BB" w14:textId="77777777" w:rsidR="003A7706" w:rsidRDefault="003A7706">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77C0E019" w15:done="0"/>
  <w15:commentEx w15:paraId="3D622521" w15:done="0"/>
  <w15:commentEx w15:paraId="79373B2D" w15:done="0"/>
  <w15:commentEx w15:paraId="56E62588" w15:done="0"/>
  <w15:commentEx w15:paraId="563AB9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A5DD9" w14:textId="77777777" w:rsidR="00F41E20" w:rsidRDefault="00F41E20" w:rsidP="004C224D">
      <w:r>
        <w:separator/>
      </w:r>
    </w:p>
  </w:endnote>
  <w:endnote w:type="continuationSeparator" w:id="0">
    <w:p w14:paraId="18466D5D" w14:textId="77777777" w:rsidR="00F41E20" w:rsidRDefault="00F41E20"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C32B4" w14:textId="77777777" w:rsidR="003A7706" w:rsidRPr="00325DF0" w:rsidRDefault="003A7706"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202A8" w:rsidRPr="009202A8">
                            <w:rPr>
                              <w:rFonts w:ascii="楷体" w:eastAsia="楷体" w:hAnsi="楷体"/>
                              <w:noProof/>
                              <w:sz w:val="21"/>
                              <w:szCs w:val="21"/>
                              <w:lang w:val="zh-CN"/>
                            </w:rPr>
                            <w:t>1</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81F6A75" id="_x0000_t202" coordsize="21600,21600" o:spt="202" path="m,l,21600r21600,l21600,xe">
              <v:stroke joinstyle="miter"/>
              <v:path gradientshapeok="t" o:connecttype="rect"/>
            </v:shapetype>
            <v:shape id="Text Box 14" o:spid="_x0000_s1053"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" o:allowincell="f" stroked="f">
              <v:textbox inset="0,0,0,0">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202A8" w:rsidRPr="009202A8">
                      <w:rPr>
                        <w:rFonts w:ascii="楷体" w:eastAsia="楷体" w:hAnsi="楷体"/>
                        <w:noProof/>
                        <w:sz w:val="21"/>
                        <w:szCs w:val="21"/>
                        <w:lang w:val="zh-CN"/>
                      </w:rPr>
                      <w:t>1</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9202A8" w:rsidRPr="009202A8">
          <w:rPr>
            <w:rFonts w:asciiTheme="majorHAnsi" w:hAnsiTheme="majorHAnsi"/>
            <w:noProof/>
            <w:sz w:val="28"/>
            <w:szCs w:val="28"/>
            <w:lang w:val="zh-CN"/>
          </w:rPr>
          <w:t>0</w:t>
        </w:r>
        <w:r>
          <w:rPr>
            <w:rFonts w:asciiTheme="majorHAnsi" w:hAnsiTheme="majorHAnsi"/>
            <w:noProof/>
            <w:sz w:val="28"/>
            <w:szCs w:val="28"/>
            <w:lang w:val="zh-CN"/>
          </w:rPr>
          <w:fldChar w:fldCharType="end"/>
        </w:r>
      </w:p>
    </w:sdtContent>
  </w:sdt>
  <w:p w14:paraId="35C5B95A" w14:textId="77777777" w:rsidR="003A7706" w:rsidRDefault="003A77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D05EF1" w14:textId="77777777" w:rsidR="00F41E20" w:rsidRDefault="00F41E20" w:rsidP="004C224D">
      <w:r>
        <w:separator/>
      </w:r>
    </w:p>
  </w:footnote>
  <w:footnote w:type="continuationSeparator" w:id="0">
    <w:p w14:paraId="2C4CE2F5" w14:textId="77777777" w:rsidR="00F41E20" w:rsidRDefault="00F41E20"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3A7706" w:rsidRDefault="00F41E20">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52CA4335" w:rsidR="003A7706" w:rsidRPr="00561143" w:rsidRDefault="00F41E20"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ins w:id="17" w:author="dhong" w:date="2017-09-16T00:38:00Z">
      <w:r w:rsidR="005430CB">
        <w:rPr>
          <w:rFonts w:ascii="楷体" w:eastAsia="楷体" w:hAnsi="楷体" w:cstheme="majorBidi" w:hint="eastAsia"/>
          <w:sz w:val="28"/>
          <w:szCs w:val="28"/>
        </w:rPr>
        <w:t>联合会</w:t>
      </w:r>
    </w:ins>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3A7706" w:rsidRDefault="00F41E20">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1"/>
  </w:num>
  <w:num w:numId="6">
    <w:abstractNumId w:val="7"/>
  </w:num>
  <w:num w:numId="7">
    <w:abstractNumId w:val="5"/>
  </w:num>
  <w:num w:numId="8">
    <w:abstractNumId w:val="6"/>
  </w:num>
  <w:num w:numId="9">
    <w:abstractNumId w:val="0"/>
  </w:num>
  <w:num w:numId="10">
    <w:abstractNumId w:val="2"/>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ong">
    <w15:presenceInfo w15:providerId="None" w15:userId="dh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725F5287-F896-4473-B83A-F5EAB20AD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C5D2C3-95EF-4A79-852D-7DF00486B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1212</Words>
  <Characters>6911</Characters>
  <Application>Microsoft Office Word</Application>
  <DocSecurity>0</DocSecurity>
  <Lines>57</Lines>
  <Paragraphs>16</Paragraphs>
  <ScaleCrop>false</ScaleCrop>
  <Company/>
  <LinksUpToDate>false</LinksUpToDate>
  <CharactersWithSpaces>8107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2017-09-15T16:44:00Z</dcterms:created>
  <dcterms:modified xsi:type="dcterms:W3CDTF">2017-09-15T16:44:00Z</dcterms:modified>
</cp:coreProperties>
</file>